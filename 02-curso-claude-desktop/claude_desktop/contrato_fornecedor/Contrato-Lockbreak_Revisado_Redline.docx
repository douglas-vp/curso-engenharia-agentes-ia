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ms-office.activeX+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people+xml" PartName="/word/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jc w:val="center"/>
      </w:pPr>
      <w:r>
        <w:rPr>
          <w:rFonts w:ascii="Arial" w:cs="Arial" w:eastAsia="Arial" w:hAnsi="Arial"/>
          <w:b/>
          <w:bCs/>
          <w:sz w:val="28"/>
          <w:szCs w:val="28"/>
        </w:rPr>
        <w:t xml:space="preserve">CONTRATO DE PRESTAÇÃO DE SERVIÇOS E MANUTENÇÃO</w:t>
      </w:r>
    </w:p>
    <w:p>
      <w:pPr>
        <w:spacing w:before="240" w:after="240"/>
        <w:jc w:val="center"/>
      </w:pPr>
      <w:r>
        <w:rPr>
          <w:rFonts w:ascii="Arial" w:cs="Arial" w:eastAsia="Arial" w:hAnsi="Arial"/>
          <w:b/>
          <w:bCs/>
          <w:sz w:val="28"/>
          <w:szCs w:val="28"/>
        </w:rPr>
        <w:t xml:space="preserve">CHIP7 DE INFORMÁTICA E ELETRO-ELETRÔNICOS LTDA ME</w:t>
      </w:r>
    </w:p>
    <w:p>
      <w:pPr>
        <w:spacing w:before="240" w:after="240"/>
        <w:jc w:val="center"/>
      </w:pPr>
      <w:r>
        <w:rPr>
          <w:rFonts w:ascii="Arial" w:cs="Arial" w:eastAsia="Arial" w:hAnsi="Arial"/>
          <w:b/>
          <w:bCs/>
          <w:sz w:val="28"/>
          <w:szCs w:val="28"/>
        </w:rPr>
        <w:t xml:space="preserve">E LOCBREAK - LOCAÇÃO DE NOBREAK'S E ESTABILIZADORES DE TENSÃO</w:t>
      </w:r>
    </w:p>
    <w:p>
      <w:pPr>
        <w:spacing w:before="240" w:after="240"/>
        <w:jc w:val="center"/>
      </w:pPr>
      <w:r>
        <w:rPr>
          <w:rFonts w:ascii="Arial" w:cs="Arial" w:eastAsia="Arial" w:hAnsi="Arial"/>
          <w:b/>
          <w:bCs/>
          <w:sz w:val="28"/>
          <w:szCs w:val="28"/>
        </w:rPr>
        <w:t xml:space="preserve">CONTRATO Nº 10082014</w:t>
      </w:r>
    </w:p>
    <w:p>
      <w:pPr>
        <w:spacing w:after="120" w:line="276"/>
        <w:jc w:val="both"/>
      </w:pPr>
      <w:r>
        <w:rPr>
          <w:rFonts w:ascii="Arial" w:cs="Arial" w:eastAsia="Arial" w:hAnsi="Arial"/>
          <w:sz w:val="24"/>
          <w:szCs w:val="24"/>
        </w:rPr>
        <w:t xml:space="preserve">São partes no presente Instrumento particular, doravante denominadas conjuntamente "Partes" e individualmente "Parte", de um lado:</w:t>
      </w:r>
    </w:p>
    <w:p>
      <w:pPr>
        <w:spacing w:after="120" w:line="276"/>
        <w:jc w:val="both"/>
      </w:pPr>
      <w:r>
        <w:rPr>
          <w:rFonts w:ascii="Arial" w:cs="Arial" w:eastAsia="Arial" w:hAnsi="Arial"/>
          <w:sz w:val="24"/>
          <w:szCs w:val="24"/>
        </w:rPr>
        <w:t xml:space="preserve">MM COMERCIO E LOCAÇÃO DE ELETRO ELETRONICOS LTDA com nome fantasia Locbreak - Locação de Nobreak's e Estabilizadores de Tensão, inscrita no CNPJ: 07.791.057/0001-03 e Inscrição Estadual 10.396.399-5, com sede na RUA 255 Nº 359 ST. COIMBRA, Registro Crea: 16104 / RF Goiânia-GO CEP: 74530-010, neste ato devidamente representada na forma de seus atos constitutivos em vigor, doravante denominada CONTRATANTE, e do outro lado;</w:t>
      </w:r>
    </w:p>
    <w:p>
      <w:pPr>
        <w:spacing w:after="120" w:line="276"/>
        <w:jc w:val="both"/>
      </w:pPr>
      <w:r>
        <w:rPr>
          <w:rFonts w:ascii="Arial" w:cs="Arial" w:eastAsia="Arial" w:hAnsi="Arial"/>
          <w:sz w:val="24"/>
          <w:szCs w:val="24"/>
        </w:rPr>
        <w:t xml:space="preserve">CHIP7 DE INFORMÁTICA E ELETRO-ELETRÔNICOS LTDA ME, inscrita no CNPJ sob o nº 20.115.087/0001-50, Inscrição Estadual nº 10597916-3, com sede em Goiânia GO sito a Rua C 80 numero 400 quadra 181 lote 3 Setor Sudoeste, doravante denominada CONTRATADA.</w:t>
      </w:r>
    </w:p>
    <w:p>
      <w:pPr>
        <w:spacing w:after="120" w:line="276"/>
        <w:jc w:val="both"/>
      </w:pPr>
      <w:r>
        <w:rPr>
          <w:rFonts w:ascii="Arial" w:cs="Arial" w:eastAsia="Arial" w:hAnsi="Arial"/>
          <w:sz w:val="24"/>
          <w:szCs w:val="24"/>
        </w:rPr>
        <w:t xml:space="preserve">As Partes têm entre si, justo e acordado, o presente Contrato de Prestação de Serviços e Manutenção de Equipamentos ("Contrato") que mutuamente aceitam, outorgam e se obrigam a cumprir integralmente, conforme os termos e condições estabelecidos a seguir:</w:t>
      </w:r>
    </w:p>
    <w:p>
      <w:pPr>
        <w:spacing w:before="240" w:after="120"/>
        <w:jc w:val="left"/>
      </w:pPr>
      <w:r>
        <w:rPr>
          <w:rFonts w:ascii="Arial" w:cs="Arial" w:eastAsia="Arial" w:hAnsi="Arial"/>
          <w:b/>
          <w:bCs/>
          <w:sz w:val="24"/>
          <w:szCs w:val="24"/>
        </w:rPr>
        <w:t xml:space="preserve">CLÁUSULA PRIMEIRA - DO OBJETO</w:t>
      </w:r>
    </w:p>
    <w:p>
      <w:pPr>
        <w:spacing w:after="120" w:line="276"/>
        <w:jc w:val="both"/>
      </w:pPr>
      <w:r>
        <w:rPr>
          <w:rFonts w:ascii="Arial" w:cs="Arial" w:eastAsia="Arial" w:hAnsi="Arial"/>
          <w:sz w:val="24"/>
          <w:szCs w:val="24"/>
        </w:rPr>
        <w:t xml:space="preserve">1.1. O presente Contrato tem por objeto a prestação, pela CONTRATADA à CONTRATANTE, de serviços e manutenção de Equipamentos, de acordo com as especificações dos Anexos indicados na cláusula segunda.</w:t>
      </w:r>
    </w:p>
    <w:p>
      <w:pPr>
        <w:spacing w:after="120" w:line="276"/>
        <w:jc w:val="both"/>
      </w:pPr>
      <w:r>
        <w:rPr>
          <w:rFonts w:ascii="Arial" w:cs="Arial" w:eastAsia="Arial" w:hAnsi="Arial"/>
          <w:sz w:val="24"/>
          <w:szCs w:val="24"/>
        </w:rPr>
        <w:t xml:space="preserve">1.2. A CONTRATADA declara que os serviços acima estão enquadrados dentre os que compõem o seu objeto social e que ela detém conhecimento e experiência na execução dos mesmos, bem como que possui todos os registros e licenças necessários para sua realização junto à CONTRATANTE, inexistindo qualquer restrição ou impedimento a respeito.</w:t>
      </w:r>
    </w:p>
    <w:p>
      <w:pPr>
        <w:spacing w:after="120" w:line="276"/>
        <w:jc w:val="both"/>
      </w:pPr>
      <w:r>
        <w:rPr>
          <w:rFonts w:ascii="Arial" w:cs="Arial" w:eastAsia="Arial" w:hAnsi="Arial"/>
          <w:sz w:val="24"/>
          <w:szCs w:val="24"/>
        </w:rPr>
        <w:t xml:space="preserve">1.3. A CONTRATANTE poderá solicitar, a qualquer tempo, a inclusão e/ou exclusão do escopo dos serviços descritos no Contrato e/ou em seus Anexos, mediante aviso prévio neste sentido, com antecedência mínima de 30 (trinta) dias, exceto se pactuado de modo diverso entre as Partes.</w:t>
      </w:r>
    </w:p>
    <w:p>
      <w:pPr>
        <w:spacing w:after="120" w:line="276"/>
        <w:jc w:val="both"/>
      </w:pPr>
      <w:r>
        <w:rPr>
          <w:rFonts w:ascii="Arial" w:cs="Arial" w:eastAsia="Arial" w:hAnsi="Arial"/>
          <w:sz w:val="24"/>
          <w:szCs w:val="24"/>
        </w:rPr>
        <w:t xml:space="preserve">1.4. A CONTRATADA será exclusivamente responsável pelos Serviços a serem prestados para a CONTRATANTE, não podendo sub-contratar terceiros para realizá-los, exceto mediante prévia e expressa autorização da CONTRATANTE.</w:t>
      </w:r>
    </w:p>
    <w:p>
      <w:pPr>
        <w:spacing w:before="240" w:after="120"/>
        <w:jc w:val="left"/>
      </w:pPr>
      <w:r>
        <w:rPr>
          <w:rFonts w:ascii="Arial" w:cs="Arial" w:eastAsia="Arial" w:hAnsi="Arial"/>
          <w:b/>
          <w:bCs/>
          <w:sz w:val="24"/>
          <w:szCs w:val="24"/>
        </w:rPr>
        <w:t xml:space="preserve">CLÁUSULA SEGUNDA - ANEXOS E INTERPRETAÇÃO</w:t>
      </w:r>
    </w:p>
    <w:p>
      <w:pPr>
        <w:spacing w:after="120" w:line="276"/>
        <w:jc w:val="both"/>
      </w:pPr>
      <w:r>
        <w:rPr>
          <w:rFonts w:ascii="Arial" w:cs="Arial" w:eastAsia="Arial" w:hAnsi="Arial"/>
          <w:sz w:val="24"/>
          <w:szCs w:val="24"/>
        </w:rPr>
        <w:t xml:space="preserve">2.1. Os seguintes Anexos constituem parte integrante e complementar deste CONTRATO:</w:t>
      </w:r>
    </w:p>
    <w:p>
      <w:pPr>
        <w:spacing w:after="120" w:line="276"/>
        <w:jc w:val="both"/>
      </w:pPr>
      <w:r>
        <w:rPr>
          <w:rFonts w:ascii="Arial" w:cs="Arial" w:eastAsia="Arial" w:hAnsi="Arial"/>
          <w:sz w:val="24"/>
          <w:szCs w:val="24"/>
        </w:rPr>
        <w:t xml:space="preserve">2.1.1 Anexo I - ANEXO DESCRITIVO DE EQUIPAMENTOS PARA LOCAÇÃO, INSTALAÇÃO E SERVIÇOS DE MANUTENÇÃO.</w:t>
      </w:r>
    </w:p>
    <w:p>
      <w:pPr>
        <w:spacing w:after="120" w:line="276"/>
        <w:jc w:val="both"/>
      </w:pPr>
      <w:r>
        <w:rPr>
          <w:rFonts w:ascii="Arial" w:cs="Arial" w:eastAsia="Arial" w:hAnsi="Arial"/>
          <w:sz w:val="24"/>
          <w:szCs w:val="24"/>
        </w:rPr>
        <w:t xml:space="preserve">2.2. Havendo qualquer divergência entre as disposições dos Anexos e as disposições do Contrato, prevalecerá o disposto no Contrato.</w:t>
      </w:r>
    </w:p>
    <w:p>
      <w:pPr>
        <w:spacing w:before="240" w:after="120"/>
        <w:jc w:val="left"/>
      </w:pPr>
      <w:r>
        <w:rPr>
          <w:rFonts w:ascii="Arial" w:cs="Arial" w:eastAsia="Arial" w:hAnsi="Arial"/>
          <w:b/>
          <w:bCs/>
          <w:sz w:val="24"/>
          <w:szCs w:val="24"/>
        </w:rPr>
        <w:t xml:space="preserve">CLÁUSULA TERCEIRA - DOS SERVIÇOS DE MANUTENÇÃO</w:t>
      </w:r>
    </w:p>
    <w:p>
      <w:pPr>
        <w:spacing w:after="120" w:line="276"/>
        <w:jc w:val="both"/>
      </w:pPr>
      <w:r>
        <w:rPr>
          <w:rFonts w:ascii="Arial" w:cs="Arial" w:eastAsia="Arial" w:hAnsi="Arial"/>
          <w:sz w:val="24"/>
          <w:szCs w:val="24"/>
        </w:rPr>
        <w:t xml:space="preserve">3.1. Os serviços de manutenção serão prestados pela CONTRATADA e incluirão:</w:t>
      </w:r>
    </w:p>
    <w:p>
      <w:pPr>
        <w:spacing w:after="120" w:line="276"/>
        <w:jc w:val="both"/>
      </w:pPr>
      <w:r>
        <w:rPr>
          <w:rFonts w:ascii="Arial" w:cs="Arial" w:eastAsia="Arial" w:hAnsi="Arial"/>
          <w:sz w:val="24"/>
          <w:szCs w:val="24"/>
        </w:rPr>
        <w:t xml:space="preserve">3.1.1 - Manutenção preventiva, de acordo com as especificações de cada equipamento, determinadas pelo fabricante;</w:t>
      </w:r>
    </w:p>
    <w:p>
      <w:pPr>
        <w:spacing w:after="120" w:line="276"/>
        <w:jc w:val="both"/>
      </w:pPr>
      <w:r>
        <w:rPr>
          <w:rFonts w:ascii="Arial" w:cs="Arial" w:eastAsia="Arial" w:hAnsi="Arial"/>
          <w:sz w:val="24"/>
          <w:szCs w:val="24"/>
        </w:rPr>
        <w:t xml:space="preserve">3.1.2 - Manutenção corretiva dos equipamentos, que se realizará por iniciativa da CONTRATANTE através de chamada telefônica à CONTRATADA.</w:t>
      </w:r>
    </w:p>
    <w:p>
      <w:pPr>
        <w:spacing w:after="120" w:line="276"/>
        <w:jc w:val="both"/>
      </w:pPr>
      <w:ins w:id="113" w:author="Claude" w:date="2026-03-25T22:00:00Z">
        <w:commentRangeStart w:id="7"/>
        <w:r>
          <w:rPr>
            <w:rFonts w:ascii="Arial" w:cs="Arial" w:eastAsia="Arial" w:hAnsi="Arial"/>
            <w:sz w:val="24"/>
            <w:szCs w:val="24"/>
          </w:rPr>
          <w:t xml:space="preserve">3.1.3 - NÍVEIS DE SERVIÇO (SLA): A CONTRATADA deverá atender às chamadas de manutenção corretiva obedecendo os seguintes prazos: (i) equipamentos críticos: início de atendimento em até 4 (quatro) horas; (ii) demais equipamentos: até 24 (vinte e quatro) horas; (iii) caso a indisponibilidade ultrapasse 8 (oito) horas, a CONTRATADA fornecerá equipamento substituto temporário equivalente, sem custo adicional. O descumprimento do SLA sujeitará a CONTRATADA a desconto de 5% (cinco por cento) sobre o valor mensal por chamado não atendido no prazo, até o limite de 20% (vinte por cento) do valor mensal.</w:t>
        </w:r>
        <w:commentRangeEnd w:id="7"/>
        <w:r>
          <w:rPr>
            <w:rStyle w:val="CommentReference"/>
          </w:rPr>
          <w:commentReference w:id="7"/>
        </w:r>
      </w:ins>
    </w:p>
    <w:p>
      <w:pPr>
        <w:spacing w:after="120" w:line="276"/>
        <w:jc w:val="both"/>
      </w:pPr>
      <w:r>
        <w:rPr>
          <w:rFonts w:ascii="Arial" w:cs="Arial" w:eastAsia="Arial" w:hAnsi="Arial"/>
          <w:sz w:val="24"/>
          <w:szCs w:val="24"/>
        </w:rPr>
        <w:t xml:space="preserve">3.2 - Os serviços de manutenção prestados pela CONTRATADA incluem ainda ajustes e substituição de peças necessárias à utilização dos equipamentos, o que não acarretará quaisquer ônus para a CONTRATANTE.</w:t>
      </w:r>
    </w:p>
    <w:p>
      <w:pPr>
        <w:spacing w:after="120" w:line="276"/>
        <w:jc w:val="both"/>
      </w:pPr>
      <w:r>
        <w:rPr>
          <w:rFonts w:ascii="Arial" w:cs="Arial" w:eastAsia="Arial" w:hAnsi="Arial"/>
          <w:sz w:val="24"/>
          <w:szCs w:val="24"/>
        </w:rPr>
        <w:t xml:space="preserve">3.3 - As peças, que por ventura venham a ser utilizadas na manutenção dos equipamentos, serão fornecidas pela CONTRATADA à base de troca pelas que estiverem apresentando defeito, não sendo obrigatória a substituição por peças novas.</w:t>
      </w:r>
    </w:p>
    <w:p>
      <w:pPr>
        <w:spacing w:after="120" w:line="276"/>
        <w:jc w:val="both"/>
      </w:pPr>
      <w:r>
        <w:rPr>
          <w:rFonts w:ascii="Arial" w:cs="Arial" w:eastAsia="Arial" w:hAnsi="Arial"/>
          <w:sz w:val="24"/>
          <w:szCs w:val="24"/>
        </w:rPr>
        <w:t xml:space="preserve">3.4 - As peças utilizadas para manutenção dos equipamentos e os equipamentos que venham a ser substituídos, a critério da CONTRATADA e mediante a anuência expressa da CONTRATANTE, poderão ser armazenadas nas dependências da CONTRATANTE.</w:t>
      </w:r>
    </w:p>
    <w:p>
      <w:pPr>
        <w:spacing w:before="240" w:after="120"/>
        <w:jc w:val="left"/>
      </w:pPr>
      <w:r>
        <w:rPr>
          <w:rFonts w:ascii="Arial" w:cs="Arial" w:eastAsia="Arial" w:hAnsi="Arial"/>
          <w:b/>
          <w:bCs/>
          <w:sz w:val="24"/>
          <w:szCs w:val="24"/>
        </w:rPr>
        <w:t xml:space="preserve">CLÁUSULA QUARTA - DOS SERVIÇOS DE LOCAÇÃO</w:t>
      </w:r>
    </w:p>
    <w:p>
      <w:pPr>
        <w:spacing w:after="120" w:line="276"/>
        <w:jc w:val="both"/>
      </w:pPr>
      <w:r>
        <w:rPr>
          <w:rFonts w:ascii="Arial" w:cs="Arial" w:eastAsia="Arial" w:hAnsi="Arial"/>
          <w:sz w:val="24"/>
          <w:szCs w:val="24"/>
        </w:rPr>
        <w:t xml:space="preserve">4.1 - Os serviços de locação serão prestados pela CONTRATADA e incluirão:</w:t>
      </w:r>
    </w:p>
    <w:p>
      <w:pPr>
        <w:spacing w:after="120" w:line="276"/>
        <w:jc w:val="both"/>
      </w:pPr>
      <w:r>
        <w:rPr>
          <w:rFonts w:ascii="Arial" w:cs="Arial" w:eastAsia="Arial" w:hAnsi="Arial"/>
          <w:sz w:val="24"/>
          <w:szCs w:val="24"/>
        </w:rPr>
        <w:t xml:space="preserve">4.1.1 - Instalação, de acordo com as especificações de cada equipamento, determinadas pelo fabricante;</w:t>
      </w:r>
    </w:p>
    <w:p>
      <w:pPr>
        <w:spacing w:after="120" w:line="276"/>
        <w:jc w:val="both"/>
      </w:pPr>
      <w:r>
        <w:rPr>
          <w:rFonts w:ascii="Arial" w:cs="Arial" w:eastAsia="Arial" w:hAnsi="Arial"/>
          <w:sz w:val="24"/>
          <w:szCs w:val="24"/>
        </w:rPr>
        <w:t xml:space="preserve">4.1.2 - Configuração dos equipamentos, que se realizará por iniciativa da CONTRATANTE através de chamada telefônica à CONTRATADA.</w:t>
      </w:r>
    </w:p>
    <w:p>
      <w:pPr>
        <w:spacing w:before="240" w:after="120"/>
        <w:jc w:val="left"/>
      </w:pPr>
      <w:r>
        <w:rPr>
          <w:rFonts w:ascii="Arial" w:cs="Arial" w:eastAsia="Arial" w:hAnsi="Arial"/>
          <w:b/>
          <w:bCs/>
          <w:sz w:val="24"/>
          <w:szCs w:val="24"/>
        </w:rPr>
        <w:t xml:space="preserve">CLÁUSULA QUINTA - OBRIGAÇÕES DA CONTRATADA</w:t>
      </w:r>
    </w:p>
    <w:p>
      <w:pPr>
        <w:spacing w:after="120" w:line="276"/>
        <w:jc w:val="both"/>
      </w:pPr>
      <w:r>
        <w:rPr>
          <w:rFonts w:ascii="Arial" w:cs="Arial" w:eastAsia="Arial" w:hAnsi="Arial"/>
          <w:sz w:val="24"/>
          <w:szCs w:val="24"/>
        </w:rPr>
        <w:t xml:space="preserve">5.1. Constituem obrigações da CONTRATADA:</w:t>
      </w:r>
    </w:p>
    <w:p>
      <w:pPr>
        <w:spacing w:after="120" w:line="276"/>
        <w:jc w:val="both"/>
      </w:pPr>
      <w:r>
        <w:rPr>
          <w:rFonts w:ascii="Arial" w:cs="Arial" w:eastAsia="Arial" w:hAnsi="Arial"/>
          <w:sz w:val="24"/>
          <w:szCs w:val="24"/>
        </w:rPr>
        <w:t xml:space="preserve">5.1.1. Realizar os serviços contratados, em conformidade com as especificações técnicas e padrões acordados com a CONTRATANTE neste Contrato e em cada Anexo.</w:t>
      </w:r>
    </w:p>
    <w:p>
      <w:pPr>
        <w:spacing w:after="120" w:line="276"/>
        <w:jc w:val="both"/>
      </w:pPr>
      <w:r>
        <w:rPr>
          <w:rFonts w:ascii="Arial" w:cs="Arial" w:eastAsia="Arial" w:hAnsi="Arial"/>
          <w:sz w:val="24"/>
          <w:szCs w:val="24"/>
        </w:rPr>
        <w:t xml:space="preserve">5.1.2. Fornecer à CONTRATANTE relatórios detalhados sobre os serviços, sempre que solicitado.</w:t>
      </w:r>
    </w:p>
    <w:p>
      <w:pPr>
        <w:spacing w:after="120" w:line="276"/>
        <w:jc w:val="both"/>
      </w:pPr>
      <w:r>
        <w:rPr>
          <w:rFonts w:ascii="Arial" w:cs="Arial" w:eastAsia="Arial" w:hAnsi="Arial"/>
          <w:sz w:val="24"/>
          <w:szCs w:val="24"/>
        </w:rPr>
        <w:t xml:space="preserve">5.1.3. Propiciar à CONTRATANTE todos os meios e facilidades necessárias à fiscalização dos serviços, atendendo a todas as solicitações que esta fizer, pronta e irrestritamente.</w:t>
      </w:r>
    </w:p>
    <w:p>
      <w:pPr>
        <w:spacing w:after="120" w:line="276"/>
        <w:jc w:val="both"/>
      </w:pPr>
      <w:r>
        <w:rPr>
          <w:rFonts w:ascii="Arial" w:cs="Arial" w:eastAsia="Arial" w:hAnsi="Arial"/>
          <w:sz w:val="24"/>
          <w:szCs w:val="24"/>
        </w:rPr>
        <w:t xml:space="preserve">5.1.4. Providenciar a substituição de qualquer de seus empregados ou prepostos, cuja conduta infrinja as normas internas da CONTRATANTE ou mediante simples solicitação desta.</w:t>
      </w:r>
    </w:p>
    <w:p>
      <w:pPr>
        <w:spacing w:after="120" w:line="276"/>
        <w:jc w:val="both"/>
      </w:pPr>
      <w:r>
        <w:rPr>
          <w:rFonts w:ascii="Arial" w:cs="Arial" w:eastAsia="Arial" w:hAnsi="Arial"/>
          <w:sz w:val="24"/>
          <w:szCs w:val="24"/>
        </w:rPr>
        <w:t xml:space="preserve">5.1.5. Zelar pela guarda e manutenção dos equipamentos e locais de prestação de serviços eventualmente disponibilizados pela CONTRATANTE.</w:t>
      </w:r>
    </w:p>
    <w:p>
      <w:pPr>
        <w:spacing w:after="120" w:line="276"/>
        <w:jc w:val="both"/>
      </w:pPr>
      <w:r>
        <w:rPr>
          <w:rFonts w:ascii="Arial" w:cs="Arial" w:eastAsia="Arial" w:hAnsi="Arial"/>
          <w:sz w:val="24"/>
          <w:szCs w:val="24"/>
        </w:rPr>
        <w:t xml:space="preserve">5.1.6. Responsabilizar-se por todas as obrigações de natureza fiscal, administrativa, previdenciária, trabalhista e civil, decorrentes do presente Contrato, mantendo à disposição da CONTRATANTE a documentação comprobatória pertinente;</w:t>
      </w:r>
    </w:p>
    <w:p>
      <w:pPr>
        <w:spacing w:after="120" w:line="276"/>
        <w:jc w:val="both"/>
      </w:pPr>
      <w:r>
        <w:rPr>
          <w:rFonts w:ascii="Arial" w:cs="Arial" w:eastAsia="Arial" w:hAnsi="Arial"/>
          <w:sz w:val="24"/>
          <w:szCs w:val="24"/>
        </w:rPr>
        <w:t xml:space="preserve">5.1.6.1. A CONTRATADA é a única responsável pela sua regularidade e de seu pessoal perante as entidades profissionais de classe e pelas obrigações decorrentes dos contratos de trabalho de seus empregados e/ou de seus eventuais subcontratados, inclusive por eventuais inadimplementos trabalhistas em que possa incorrer.</w:t>
      </w:r>
    </w:p>
    <w:p>
      <w:pPr>
        <w:spacing w:after="120" w:line="276"/>
        <w:jc w:val="both"/>
      </w:pPr>
      <w:r>
        <w:rPr>
          <w:rFonts w:ascii="Arial" w:cs="Arial" w:eastAsia="Arial" w:hAnsi="Arial"/>
          <w:sz w:val="24"/>
          <w:szCs w:val="24"/>
        </w:rPr>
        <w:t xml:space="preserve">5.1.7. Responsabilizar-se integralmente por todo e qualquer dano ou prejuízo que venha a causar à CONTRATANTE ou terceiros em decorrência da execução deste Contrato.</w:t>
      </w:r>
    </w:p>
    <w:p>
      <w:pPr>
        <w:spacing w:after="120" w:line="276"/>
        <w:jc w:val="both"/>
      </w:pPr>
      <w:r>
        <w:rPr>
          <w:rFonts w:ascii="Arial" w:cs="Arial" w:eastAsia="Arial" w:hAnsi="Arial"/>
          <w:sz w:val="24"/>
          <w:szCs w:val="24"/>
        </w:rPr>
        <w:t xml:space="preserve">5.1.8. Requerer a exclusão da CONTRATANTE de qualquer lide em que esta seja envolvida, por fato ou ato de responsabilidade da CONTRATADA, em decorrência deste Contrato, assumindo, consequentemente, o polo passivo da mesma;</w:t>
      </w:r>
    </w:p>
    <w:p>
      <w:pPr>
        <w:spacing w:after="120" w:line="276"/>
        <w:jc w:val="both"/>
      </w:pPr>
      <w:r>
        <w:rPr>
          <w:rFonts w:ascii="Arial" w:cs="Arial" w:eastAsia="Arial" w:hAnsi="Arial"/>
          <w:sz w:val="24"/>
          <w:szCs w:val="24"/>
        </w:rPr>
        <w:t xml:space="preserve">5.1.9. Ressarcir à CONTRATANTE todo e qualquer valor que esta seja obrigada a despender em razão de decisão irrecorrível, seja ela administrativa ou judicial, proferida em virtude de fato ou ato de responsabilidade da CONTRATADA, no prazo máximo de 05 (cinco) dias contados da entrega do comprovante do pagamento dessas despesas.</w:t>
      </w:r>
    </w:p>
    <w:p>
      <w:pPr>
        <w:spacing w:after="120" w:line="276"/>
        <w:jc w:val="both"/>
      </w:pPr>
      <w:r>
        <w:rPr>
          <w:rFonts w:ascii="Arial" w:cs="Arial" w:eastAsia="Arial" w:hAnsi="Arial"/>
          <w:sz w:val="24"/>
          <w:szCs w:val="24"/>
        </w:rPr>
        <w:t xml:space="preserve">5.1.10. Fornecer aos seus empregados alimentação, transporte e alojamento, caso se faça necessário em virtude do objeto do Contrato.</w:t>
      </w:r>
    </w:p>
    <w:p>
      <w:pPr>
        <w:spacing w:after="120" w:line="276"/>
        <w:jc w:val="both"/>
      </w:pPr>
      <w:r>
        <w:rPr>
          <w:rFonts w:ascii="Arial" w:cs="Arial" w:eastAsia="Arial" w:hAnsi="Arial"/>
          <w:sz w:val="24"/>
          <w:szCs w:val="24"/>
        </w:rPr>
        <w:t xml:space="preserve">5.1.11. Adotar todas as providências necessárias para que empregados/prepostos desligados da prestação de serviços CONTRATADA não adentrem as dependências da CONTRATANTE, mantendo-a informada sobre todos os desligamentos.</w:t>
      </w:r>
    </w:p>
    <w:p>
      <w:pPr>
        <w:spacing w:after="120" w:line="276"/>
        <w:jc w:val="both"/>
      </w:pPr>
      <w:r>
        <w:rPr>
          <w:rFonts w:ascii="Arial" w:cs="Arial" w:eastAsia="Arial" w:hAnsi="Arial"/>
          <w:sz w:val="24"/>
          <w:szCs w:val="24"/>
        </w:rPr>
        <w:t xml:space="preserve">5.1.12. Manter no local de prestação de serviços toda a documentação indicada nas alíneas A a H a seguir, bem como documentos adicionais exigidos pela legislação vigente:</w:t>
      </w:r>
    </w:p>
    <w:p>
      <w:pPr>
        <w:spacing w:after="120" w:line="276"/>
        <w:jc w:val="both"/>
      </w:pPr>
      <w:r>
        <w:rPr>
          <w:rFonts w:ascii="Arial" w:cs="Arial" w:eastAsia="Arial" w:hAnsi="Arial"/>
          <w:sz w:val="24"/>
          <w:szCs w:val="24"/>
        </w:rPr>
        <w:t xml:space="preserve">A) Uma cópia do Contrato de Prestação dos Serviços; B) Contrato/Estatuto Social, e cartão de inscrição no CNPJ/MF da CONTRATADA; C) Ficha de registro do empregado e do respectivo contrato de trabalho; D) Exames médicos admissionais, periódicos, mudança de função, de retorno ao trabalho e demissional; E) Cartões de ponto ou outra forma de controle de horário de trabalho; F) Guias de recolhimento do INSS e do FGTS relativas ao pessoal alocado, do mês de competência imediatamente anterior; G) Documentação relativa às exigências legais quanto à segurança, Higiene e Medicina do Trabalho; H) Folha de pagamento correspondente aos empregados alocados na execução dos serviços.</w:t>
      </w:r>
    </w:p>
    <w:p>
      <w:pPr>
        <w:spacing w:after="120" w:line="276"/>
        <w:jc w:val="both"/>
      </w:pPr>
      <w:r>
        <w:rPr>
          <w:rFonts w:ascii="Arial" w:cs="Arial" w:eastAsia="Arial" w:hAnsi="Arial"/>
          <w:sz w:val="24"/>
          <w:szCs w:val="24"/>
        </w:rPr>
        <w:t xml:space="preserve">5.1.13. Não empregar na execução dos serviços objeto deste Contrato, quaisquer ex-funcionários da CONTRATANTE, salvo concordância prévia e expressa dessa.</w:t>
      </w:r>
    </w:p>
    <w:p>
      <w:pPr>
        <w:spacing w:after="120" w:line="276"/>
        <w:jc w:val="both"/>
      </w:pPr>
      <w:r>
        <w:rPr>
          <w:rFonts w:ascii="Arial" w:cs="Arial" w:eastAsia="Arial" w:hAnsi="Arial"/>
          <w:sz w:val="24"/>
          <w:szCs w:val="24"/>
        </w:rPr>
        <w:t xml:space="preserve">5.1.14. Não permitir que menores de 18 (dezoito) anos trabalhem em horário noturno, em atividades perigosas ou insalubres, assim como não permitir qualquer trabalho aos menores de 16 (dezesseis) anos, salvo na condição de aprendiz a partir dos 14 (quatorze) anos, conforme estabelecido no artigo 7°, inciso XXXIII da Constituição Federal.</w:t>
      </w:r>
    </w:p>
    <w:p>
      <w:pPr>
        <w:spacing w:after="120" w:line="276"/>
        <w:jc w:val="both"/>
      </w:pPr>
      <w:r>
        <w:rPr>
          <w:rFonts w:ascii="Arial" w:cs="Arial" w:eastAsia="Arial" w:hAnsi="Arial"/>
          <w:sz w:val="24"/>
          <w:szCs w:val="24"/>
        </w:rPr>
        <w:t xml:space="preserve">5.1.15. Levar ao conhecimento da CONTRATANTE quaisquer dúvidas, omissões ou contradições eventualmente constatadas na documentação técnica fornecida para a execução dos serviços.</w:t>
      </w:r>
    </w:p>
    <w:p>
      <w:pPr>
        <w:spacing w:after="120" w:line="276"/>
        <w:jc w:val="both"/>
      </w:pPr>
      <w:r>
        <w:rPr>
          <w:rFonts w:ascii="Arial" w:cs="Arial" w:eastAsia="Arial" w:hAnsi="Arial"/>
          <w:sz w:val="24"/>
          <w:szCs w:val="24"/>
        </w:rPr>
        <w:t xml:space="preserve">5.1.16. Refazer ou reparar, às suas expensas e nos prazos estipulados pela CONTRATANTE, todo e qualquer serviço considerado inaceitável, mesmo aquele que já tenha sido pago.</w:t>
      </w:r>
    </w:p>
    <w:p>
      <w:pPr>
        <w:spacing w:after="120" w:line="276"/>
        <w:jc w:val="both"/>
      </w:pPr>
      <w:r>
        <w:rPr>
          <w:rFonts w:ascii="Arial" w:cs="Arial" w:eastAsia="Arial" w:hAnsi="Arial"/>
          <w:sz w:val="24"/>
          <w:szCs w:val="24"/>
        </w:rPr>
        <w:t xml:space="preserve">5.1.17. Não utilizar-se do nome, marca, logotipo e/ou logomarca da CONTRATANTE em material publicitário de qualquer espécie, salvo mediante autorização por escrito da CONTRATANTE.</w:t>
      </w:r>
    </w:p>
    <w:p>
      <w:pPr>
        <w:spacing w:after="120" w:line="276"/>
        <w:jc w:val="both"/>
      </w:pPr>
      <w:r>
        <w:rPr>
          <w:rFonts w:ascii="Arial" w:cs="Arial" w:eastAsia="Arial" w:hAnsi="Arial"/>
          <w:sz w:val="24"/>
          <w:szCs w:val="24"/>
        </w:rPr>
        <w:t xml:space="preserve">5.1.18. Devolver à CONTRATANTE, quando solicitado formalmente, todos os documentos, procedimentos, informativos, produtos, equipamentos, partes e peças de propriedade da CONTRATANTE, que estejam sob sua posse, no prazo de 48hs (quarenta e oito horas), contados da data da solicitação.</w:t>
      </w:r>
    </w:p>
    <w:p>
      <w:pPr>
        <w:spacing w:before="240" w:after="120"/>
        <w:jc w:val="left"/>
      </w:pPr>
      <w:r>
        <w:rPr>
          <w:rFonts w:ascii="Arial" w:cs="Arial" w:eastAsia="Arial" w:hAnsi="Arial"/>
          <w:b/>
          <w:bCs/>
          <w:sz w:val="24"/>
          <w:szCs w:val="24"/>
        </w:rPr>
        <w:t xml:space="preserve">CLÁUSULA SEXTA - OBRIGAÇÕES DA CONTRATANTE</w:t>
      </w:r>
    </w:p>
    <w:p>
      <w:pPr>
        <w:spacing w:after="120" w:line="276"/>
        <w:jc w:val="both"/>
      </w:pPr>
      <w:r>
        <w:rPr>
          <w:rFonts w:ascii="Arial" w:cs="Arial" w:eastAsia="Arial" w:hAnsi="Arial"/>
          <w:sz w:val="24"/>
          <w:szCs w:val="24"/>
        </w:rPr>
        <w:t xml:space="preserve">6.1. Efetuar os pagamentos devidos à CONTRATADA rigorosamente nos prazos acordados no presente Contrato e/ou em seu(s) Anexo(s).</w:t>
      </w:r>
    </w:p>
    <w:p>
      <w:pPr>
        <w:spacing w:after="120" w:line="276"/>
        <w:jc w:val="both"/>
      </w:pPr>
      <w:r>
        <w:rPr>
          <w:rFonts w:ascii="Arial" w:cs="Arial" w:eastAsia="Arial" w:hAnsi="Arial"/>
          <w:sz w:val="24"/>
          <w:szCs w:val="24"/>
        </w:rPr>
        <w:t xml:space="preserve">6.2. Comunicar à CONTRATADA, por escrito, quaisquer problemas que venham a ocorrer com os profissionais designados para a execução dos serviços.</w:t>
      </w:r>
    </w:p>
    <w:p>
      <w:pPr>
        <w:spacing w:after="120" w:line="276"/>
        <w:jc w:val="both"/>
      </w:pPr>
      <w:r>
        <w:rPr>
          <w:rFonts w:ascii="Arial" w:cs="Arial" w:eastAsia="Arial" w:hAnsi="Arial"/>
          <w:sz w:val="24"/>
          <w:szCs w:val="24"/>
        </w:rPr>
        <w:t xml:space="preserve">6.3. Manter os equipamentos em ambiente adequado, conforme especificações do fabricante fornecidas pela CONTRATADA;</w:t>
      </w:r>
    </w:p>
    <w:p>
      <w:pPr>
        <w:spacing w:after="120" w:line="276"/>
        <w:jc w:val="both"/>
      </w:pPr>
      <w:r>
        <w:rPr>
          <w:rFonts w:ascii="Arial" w:cs="Arial" w:eastAsia="Arial" w:hAnsi="Arial"/>
          <w:sz w:val="24"/>
          <w:szCs w:val="24"/>
        </w:rPr>
        <w:t xml:space="preserve">6.4. Dar livre acesso à equipe técnica da CONTRATADA, a fim de que sejam os equipamentos corretamente manutenidos;</w:t>
      </w:r>
    </w:p>
    <w:p>
      <w:pPr>
        <w:spacing w:after="120" w:line="276"/>
        <w:jc w:val="both"/>
      </w:pPr>
      <w:commentRangeStart w:id="5"/>
      <w:r>
        <w:rPr>
          <w:rFonts w:ascii="Arial" w:cs="Arial" w:eastAsia="Arial" w:hAnsi="Arial"/>
          <w:sz w:val="24"/>
          <w:szCs w:val="24"/>
        </w:rPr>
        <w:t xml:space="preserve">6.5. Manter seguro para o Equipamento no valor global contratado, conforme descrito no Anexo I.</w:t>
      </w:r>
      <w:commentRangeEnd w:id="5"/>
      <w:r>
        <w:rPr>
          <w:rStyle w:val="CommentReference"/>
        </w:rPr>
        <w:commentReference w:id="5"/>
      </w:r>
      <w:ins w:id="111" w:author="Claude" w:date="2026-03-25T22:00:00Z">
        <w:r>
          <w:t xml:space="preserve"> A CONTRATADA deverá fornecer à CONTRATANTE, no prazo de 30 (trinta) dias da assinatura deste Contrato, as apólices de seguro de responsabilidade civil e de danos aos equipamentos, sendo que a responsabilidade da CONTRATANTE limita-se aos danos causados por uso inadequado devidamente comprovado.</w:t>
        </w:r>
      </w:ins>
    </w:p>
    <w:p>
      <w:pPr>
        <w:spacing w:after="120" w:line="276"/>
        <w:jc w:val="both"/>
      </w:pPr>
      <w:r>
        <w:rPr>
          <w:rFonts w:ascii="Arial" w:cs="Arial" w:eastAsia="Arial" w:hAnsi="Arial"/>
          <w:sz w:val="24"/>
          <w:szCs w:val="24"/>
        </w:rPr>
        <w:t xml:space="preserve">6.6. Devolver, ao término do contrato ou em caso de rescisão, os equipamentos emitindo NOTA FISCAL DE RETORNO DE LOCAÇÃO, caso tenha Inscrição Estadual ou emitindo NOTA FISCAL AVULSA, caso seja isento.</w:t>
      </w:r>
    </w:p>
    <w:p>
      <w:pPr>
        <w:spacing w:before="240" w:after="120"/>
        <w:jc w:val="left"/>
      </w:pPr>
      <w:r>
        <w:rPr>
          <w:rFonts w:ascii="Arial" w:cs="Arial" w:eastAsia="Arial" w:hAnsi="Arial"/>
          <w:b/>
          <w:bCs/>
          <w:sz w:val="24"/>
          <w:szCs w:val="24"/>
        </w:rPr>
        <w:t xml:space="preserve">CLÁUSULA SÉTIMA - PREÇO E CONDIÇÕES DE PAGAMENTO</w:t>
      </w:r>
    </w:p>
    <w:p>
      <w:pPr>
        <w:spacing w:after="120" w:line="276"/>
        <w:jc w:val="both"/>
      </w:pPr>
      <w:r>
        <w:rPr>
          <w:rFonts w:ascii="Arial" w:cs="Arial" w:eastAsia="Arial" w:hAnsi="Arial"/>
          <w:sz w:val="24"/>
          <w:szCs w:val="24"/>
        </w:rPr>
        <w:t xml:space="preserve">7.1. Pelos serviços contratados a CONTRATANTE pagará à CONTRATADA os preços especificados no Anexo I, parte integrante do presente Contrato.</w:t>
      </w:r>
    </w:p>
    <w:p>
      <w:pPr>
        <w:spacing w:after="120" w:line="276"/>
        <w:jc w:val="both"/>
      </w:pPr>
      <w:commentRangeStart w:id="3"/>
      <w:r>
        <w:rPr>
          <w:rFonts w:ascii="Arial" w:cs="Arial" w:eastAsia="Arial" w:hAnsi="Arial"/>
          <w:sz w:val="24"/>
          <w:szCs w:val="24"/>
        </w:rPr>
        <w:t xml:space="preserve">7.2. Os valores acordados serão pagos pela CONTRATANTE </w:t>
      </w:r>
      <w:commentRangeEnd w:id="3"/>
      <w:r>
        <w:rPr>
          <w:rStyle w:val="CommentReference"/>
        </w:rPr>
        <w:commentReference w:id="3"/>
      </w:r>
      <w:del w:id="104" w:author="Claude" w:date="2026-03-25T22:00:00Z">
        <w:r>
          <w:delText xml:space="preserve">sempre aos dias 15 (quinze) e 25 (vinte e cinco) subsequentes ao 60° (sexagésimo) dia após a emissão da Nota Fiscal/Fatura, cumprindo a CONTRATADA enviar a competente Nota Fiscal/Fatura com 60 (sessenta) dias de antecedência do respectivo vencimento,</w:delText>
        </w:r>
      </w:del>
      <w:ins w:id="105" w:author="Claude" w:date="2026-03-25T22:00:00Z">
        <w:r>
          <w:t xml:space="preserve">no prazo de 30 (trinta) dias corridos após o recebimento e aprovação da Nota Fiscal/Fatura, devendo a CONTRATADA emiti-la até o 5° (quinto) dia útil do mês,</w:t>
        </w:r>
      </w:ins>
      <w:r>
        <w:t xml:space="preserve"> juntamente com o demonstrativo dos serviços realizados no período.</w:t>
      </w:r>
    </w:p>
    <w:p>
      <w:pPr>
        <w:spacing w:after="120" w:line="276"/>
        <w:jc w:val="both"/>
      </w:pPr>
      <w:r>
        <w:rPr>
          <w:rFonts w:ascii="Arial" w:cs="Arial" w:eastAsia="Arial" w:hAnsi="Arial"/>
          <w:sz w:val="24"/>
          <w:szCs w:val="24"/>
        </w:rPr>
        <w:t xml:space="preserve">7.3. Recebidos os documentos referidos no item 6.2 supra, a CONTRATANTE terá o prazo de 07 (sete) dias para questionar qualquer cobrança, notificando a CONTRATADA para, no prazo de 03 (três) dias, apresentar documentos e/ou esclarecimentos complementares que comprovem a efetiva prestação e conclusão dos serviços.</w:t>
      </w:r>
    </w:p>
    <w:p>
      <w:pPr>
        <w:spacing w:after="120" w:line="276"/>
        <w:jc w:val="both"/>
      </w:pPr>
      <w:r>
        <w:rPr>
          <w:rFonts w:ascii="Arial" w:cs="Arial" w:eastAsia="Arial" w:hAnsi="Arial"/>
          <w:sz w:val="24"/>
          <w:szCs w:val="24"/>
        </w:rPr>
        <w:t xml:space="preserve">7.4. A CONTRATANTE efetuará o pagamento dos serviços cuja realização e conclusão forem devidamente documentadas pela CONTRATADA, nos termos e prazos ora acordados. Eventuais serviços não comprovados adequadamente ficarão pendentes de pagamento até que sejam efetivamente comprovados pela CONTRATADA.</w:t>
      </w:r>
    </w:p>
    <w:p>
      <w:pPr>
        <w:spacing w:after="120" w:line="276"/>
        <w:jc w:val="both"/>
      </w:pPr>
      <w:r>
        <w:rPr>
          <w:rFonts w:ascii="Arial" w:cs="Arial" w:eastAsia="Arial" w:hAnsi="Arial"/>
          <w:sz w:val="24"/>
          <w:szCs w:val="24"/>
        </w:rPr>
        <w:t xml:space="preserve">7.5. A CONTRATANTE poderá descontar, do valor das Notas Fiscais/Faturas, as multas e eventuais indenizações decorrentes deste Contrato e/ou de seus ANEXOS, inclusive quanto a materiais extraviados ou danificados por responsabilidade da CONTRATADA.</w:t>
      </w:r>
    </w:p>
    <w:p>
      <w:pPr>
        <w:spacing w:after="120" w:line="276"/>
        <w:jc w:val="both"/>
      </w:pPr>
      <w:r>
        <w:rPr>
          <w:rFonts w:ascii="Arial" w:cs="Arial" w:eastAsia="Arial" w:hAnsi="Arial"/>
          <w:sz w:val="24"/>
          <w:szCs w:val="24"/>
        </w:rPr>
        <w:t xml:space="preserve">7.5.1. Se as importâncias devidas, na forma do item anterior, forem superiores ao valor da Nota Fiscal/Fatura, responderá a CONTRATADA pelas diferenças, que poderão ser descontadas de pagamentos futuros, inclusive relativos a outros créditos que a CONTRATADA detenha junto à CONTRATANTE.</w:t>
      </w:r>
    </w:p>
    <w:p>
      <w:pPr>
        <w:spacing w:after="120" w:line="276"/>
        <w:jc w:val="both"/>
      </w:pPr>
      <w:r>
        <w:rPr>
          <w:rFonts w:ascii="Arial" w:cs="Arial" w:eastAsia="Arial" w:hAnsi="Arial"/>
          <w:sz w:val="24"/>
          <w:szCs w:val="24"/>
        </w:rPr>
        <w:t xml:space="preserve">7.6. A CONTRATADA deverá fornecer mensalmente à CONTRATANTE, juntamente com a competente Nota fiscal/Fatura, os comprovantes autenticados referentes a: (i) certidão negativa de tributos e contribuições federais; (ii) certidão negativa de tributos estaduais; (iii) certidão negativa de tributos mobiliários; (iv) guia de recolhimento de INSS (GPS); (v) guia de recolhimento do FGTS; (vi) folha de pagamento, onde conste o nome dos empregados envolvidos na prestação de serviços ora contratados; e, (vii) ficha de registro dos empregados envolvidos na prestação de serviços ora contratados.</w:t>
      </w:r>
    </w:p>
    <w:p>
      <w:pPr>
        <w:spacing w:after="120" w:line="276"/>
        <w:jc w:val="both"/>
      </w:pPr>
      <w:commentRangeStart w:id="4"/>
      <w:r>
        <w:rPr>
          <w:rFonts w:ascii="Arial" w:cs="Arial" w:eastAsia="Arial" w:hAnsi="Arial"/>
          <w:sz w:val="24"/>
          <w:szCs w:val="24"/>
        </w:rPr>
        <w:t xml:space="preserve">7.7. Verificada, a qualquer tempo, a existência de débito da CONTRATADA proveniente do não recolhimento de impostos, taxas, contribuições ou encargos incidentes, direta ou indiretamente sobre os serviços ora contratados e/ou atraso ou inadimplência na entrega dos comprovantes de quitação de todas suas obrigações previdenciárias e trabalhistas de seus empregados e dos empregados de seus sub-contratados, mesmo que parcialmente, implicará a retenção imediata do pagamento da Nota fiscal/Fatura de Serviços, até que a irregularidade seja sanada e as guias devidamente apresentadas, não incidindo juros, correções monetárias ou qualquer reajuste, multa e/ou indenizações.</w:t>
      </w:r>
      <w:commentRangeEnd w:id="4"/>
      <w:r>
        <w:rPr>
          <w:rStyle w:val="CommentReference"/>
        </w:rPr>
        <w:commentReference w:id="4"/>
      </w:r>
    </w:p>
    <w:p>
      <w:pPr>
        <w:spacing w:before="240" w:after="120"/>
        <w:jc w:val="left"/>
      </w:pPr>
      <w:r>
        <w:rPr>
          <w:rFonts w:ascii="Arial" w:cs="Arial" w:eastAsia="Arial" w:hAnsi="Arial"/>
          <w:b/>
          <w:bCs/>
          <w:sz w:val="24"/>
          <w:szCs w:val="24"/>
        </w:rPr>
        <w:t xml:space="preserve">CLÁUSULA OITAVA - TRIBUTOS</w:t>
      </w:r>
    </w:p>
    <w:p>
      <w:pPr>
        <w:spacing w:after="120" w:line="276"/>
        <w:jc w:val="both"/>
      </w:pPr>
      <w:r>
        <w:rPr>
          <w:rFonts w:ascii="Arial" w:cs="Arial" w:eastAsia="Arial" w:hAnsi="Arial"/>
          <w:sz w:val="24"/>
          <w:szCs w:val="24"/>
        </w:rPr>
        <w:t xml:space="preserve">8.1. Os preços pactuados no presente Contrato e em seu(s) Anexo(s) incluem todos os impostos, taxas e encargos incidentes, direta ou indiretamente sobre os serviços ora contratados, bem como contribuições trabalhistas, sociais e previdenciárias, vigentes e exigíveis na data base de preços.</w:t>
      </w:r>
    </w:p>
    <w:p>
      <w:pPr>
        <w:spacing w:after="120" w:line="276"/>
        <w:jc w:val="both"/>
      </w:pPr>
      <w:r>
        <w:rPr>
          <w:rFonts w:ascii="Arial" w:cs="Arial" w:eastAsia="Arial" w:hAnsi="Arial"/>
          <w:sz w:val="24"/>
          <w:szCs w:val="24"/>
        </w:rPr>
        <w:t xml:space="preserve">8.2. Na hipótese de alteração na legislação tributária em vigor, que acarrete a criação de novos tributos, majoração de base de cálculo e/ou de alíquota, ou que, de qualquer forma, acarrete aumento do ônus financeiro do presente Contrato, as Partes negociarão, de boa fé, eventuais alterações nos preços ora acordados, ficando certo que, em nenhuma hipótese, serão admitidos repasses automáticos ou aumentos unilaterais dos preços. Caso as Partes não cheguem a um consenso em relação aos novos valores a serem praticados, o presente Contrato será automaticamente rescindido, de pleno direito, sem ônus ou penalidades.</w:t>
      </w:r>
    </w:p>
    <w:p>
      <w:pPr>
        <w:spacing w:before="240" w:after="120"/>
        <w:jc w:val="left"/>
      </w:pPr>
      <w:r>
        <w:rPr>
          <w:rFonts w:ascii="Arial" w:cs="Arial" w:eastAsia="Arial" w:hAnsi="Arial"/>
          <w:b/>
          <w:bCs/>
          <w:sz w:val="24"/>
          <w:szCs w:val="24"/>
        </w:rPr>
        <w:t xml:space="preserve">CLÁUSULA NONA - REAJUSTE</w:t>
      </w:r>
    </w:p>
    <w:p>
      <w:pPr>
        <w:spacing w:after="120" w:line="276"/>
        <w:jc w:val="both"/>
      </w:pPr>
      <w:r>
        <w:rPr>
          <w:rFonts w:ascii="Arial" w:cs="Arial" w:eastAsia="Arial" w:hAnsi="Arial"/>
          <w:sz w:val="24"/>
          <w:szCs w:val="24"/>
        </w:rPr>
        <w:t xml:space="preserve">9.1. Os preços estabelecidos no presente Contrato poderão ser reajustados anualmente, mediante acordo entre as Partes, com base na variação do IPCA/IBGE ou de outro índice que venha a ser pactuado entre as Partes. Fica certo e ajustado que a data base de aplicação do reajuste anual será o mês da assinatura do presente Contrato.</w:t>
      </w:r>
    </w:p>
    <w:p>
      <w:pPr>
        <w:spacing w:before="240" w:after="120"/>
        <w:jc w:val="left"/>
      </w:pPr>
      <w:r>
        <w:rPr>
          <w:rFonts w:ascii="Arial" w:cs="Arial" w:eastAsia="Arial" w:hAnsi="Arial"/>
          <w:b/>
          <w:bCs/>
          <w:sz w:val="24"/>
          <w:szCs w:val="24"/>
        </w:rPr>
        <w:t xml:space="preserve">CLÁUSULA DÉCIMA - DESCUMPRIMENTO CONTRATUAL</w:t>
      </w:r>
    </w:p>
    <w:p>
      <w:pPr>
        <w:spacing w:after="120" w:line="276"/>
        <w:jc w:val="both"/>
      </w:pPr>
      <w:r>
        <w:rPr>
          <w:rFonts w:ascii="Arial" w:cs="Arial" w:eastAsia="Arial" w:hAnsi="Arial"/>
          <w:sz w:val="24"/>
          <w:szCs w:val="24"/>
        </w:rPr>
        <w:t xml:space="preserve">10.1. Em caso de inadimplência das obrigações contraídas pelo presente Contrato, a parte prejudicada notificará a Parte inadimplente para que providencie o cumprimento de sua obrigação, no prazo de até 5 (cinco) dias, contados a partir do recebimento da notificação.</w:t>
      </w:r>
    </w:p>
    <w:p>
      <w:pPr>
        <w:spacing w:after="120" w:line="276"/>
        <w:jc w:val="both"/>
      </w:pPr>
      <w:commentRangeStart w:id="2"/>
      <w:r>
        <w:rPr>
          <w:rFonts w:ascii="Arial" w:cs="Arial" w:eastAsia="Arial" w:hAnsi="Arial"/>
          <w:sz w:val="24"/>
          <w:szCs w:val="24"/>
        </w:rPr>
        <w:t xml:space="preserve">10.2. Caso a Parte inadimplente deixe de sanar a irregularidade no prazo previsto na Cláusula 9.1, as Partes concordam, desde já, que a Parte inadimplente incorrerá em multa equivalente à soma das </w:t>
      </w:r>
      <w:commentRangeEnd w:id="2"/>
      <w:r>
        <w:rPr>
          <w:rStyle w:val="CommentReference"/>
        </w:rPr>
        <w:commentReference w:id="2"/>
      </w:r>
      <w:del w:id="106" w:author="Claude" w:date="2026-03-25T22:00:00Z">
        <w:r>
          <w:delText xml:space="preserve">03 (três)</w:delText>
        </w:r>
      </w:del>
      <w:ins w:id="107" w:author="Claude" w:date="2026-03-25T22:00:00Z">
        <w:r>
          <w:t xml:space="preserve">01 (uma)</w:t>
        </w:r>
      </w:ins>
      <w:r>
        <w:t xml:space="preserve"> últimas remunerações mensais, sem prejuízo de a CONTRATANTE pleitear a apuração de perdas e danos e demais ressarcimentos que entender devidos.</w:t>
      </w:r>
      <w:ins w:id="108" w:author="Claude" w:date="2026-03-25T22:00:00Z">
        <w:r>
          <w:t xml:space="preserve"> Para rescisão imotivada ou infrações de maior gravidade, a multa poderá ser de até 03 (três) remunerações mensais, a critério da CONTRATANTE.</w:t>
        </w:r>
      </w:ins>
    </w:p>
    <w:p>
      <w:pPr>
        <w:spacing w:after="120" w:line="276"/>
        <w:jc w:val="both"/>
      </w:pPr>
      <w:r>
        <w:rPr>
          <w:rFonts w:ascii="Arial" w:cs="Arial" w:eastAsia="Arial" w:hAnsi="Arial"/>
          <w:sz w:val="24"/>
          <w:szCs w:val="24"/>
        </w:rPr>
        <w:t xml:space="preserve">10.3. As penalidades estabelecidas nesta Cláusula não excluem quaisquer outras previstas em lei ou neste Contrato, nem a responsabilidade da CONTRATADA por perdas e danos que causar à CONTRATANTE em consequência do inadimplemento de qualquer condição ou Cláusula deste Contrato e/ou de quaisquer Anexos.</w:t>
      </w:r>
    </w:p>
    <w:p>
      <w:pPr>
        <w:spacing w:after="120" w:line="276"/>
        <w:jc w:val="both"/>
      </w:pPr>
      <w:r>
        <w:rPr>
          <w:rFonts w:ascii="Arial" w:cs="Arial" w:eastAsia="Arial" w:hAnsi="Arial"/>
          <w:sz w:val="24"/>
          <w:szCs w:val="24"/>
        </w:rPr>
        <w:t xml:space="preserve">10.4. A CONTRATANTE, sem prejuízo da faculdade de rescindir o presente Contrato, poderá aplicar à CONTRATADA as multas compensatórias e moratórias descritas neste Contrato e/ou seus Anexos, respondendo ainda a CONTRATADA por qualquer indenização suplementar no montante equivalente ao prejuízo excedente que causar, conforme do Parágrafo Único, do art. 416, do Código Civil.</w:t>
      </w:r>
    </w:p>
    <w:p>
      <w:pPr>
        <w:spacing w:before="240" w:after="120"/>
        <w:jc w:val="left"/>
      </w:pPr>
      <w:r>
        <w:rPr>
          <w:rFonts w:ascii="Arial" w:cs="Arial" w:eastAsia="Arial" w:hAnsi="Arial"/>
          <w:b/>
          <w:bCs/>
          <w:sz w:val="24"/>
          <w:szCs w:val="24"/>
        </w:rPr>
        <w:t xml:space="preserve">CLÁUSULA DÉCIMA PRIMEIRA – RESCISÃO / RESILIÇÃO</w:t>
      </w:r>
    </w:p>
    <w:p>
      <w:pPr>
        <w:spacing w:after="120" w:line="276"/>
        <w:jc w:val="both"/>
      </w:pPr>
      <w:commentRangeStart w:id="8"/>
      <w:r>
        <w:rPr>
          <w:rFonts w:ascii="Arial" w:cs="Arial" w:eastAsia="Arial" w:hAnsi="Arial"/>
          <w:sz w:val="24"/>
          <w:szCs w:val="24"/>
        </w:rPr>
        <w:t xml:space="preserve">11.1. Este Contrato poderá ser resilido pela CONTRATANTE antes do término de sua vigência, mediante aviso prévio por escrito, com antecedência mínima de 30 (trinta) dias, sem que para tanto sejam devidos ônus, multas ou penalidades, ressalvada a obrigação da CONTRATANTE de pagar à CONTRATADA todos os serviços que tiver executado até o momento da resilição.</w:t>
      </w:r>
      <w:commentRangeEnd w:id="8"/>
      <w:r>
        <w:rPr>
          <w:rStyle w:val="CommentReference"/>
        </w:rPr>
        <w:commentReference w:id="8"/>
      </w:r>
    </w:p>
    <w:p>
      <w:pPr>
        <w:spacing w:after="120" w:line="276"/>
        <w:jc w:val="both"/>
      </w:pPr>
      <w:r>
        <w:rPr>
          <w:rFonts w:ascii="Arial" w:cs="Arial" w:eastAsia="Arial" w:hAnsi="Arial"/>
          <w:sz w:val="24"/>
          <w:szCs w:val="24"/>
        </w:rPr>
        <w:t xml:space="preserve">11.2. O presente Contrato poderá ser rescindido motivada e imediatamente por qualquer das Partes, mediante prévia comunicação por escrito e sem prejuízo de eventual reparação por perdas e danos, nos seguintes casos: A) Infração de qualquer dispositivo deste Contrato, obedecido ao disposto no item 10.1 acima; B) negligência, imperícia ou imprudência na organização, administração e/ou execução dos serviços, por parte da CONTRATADA; C) Interrupção das atividades pela CONTRATADA por mais de 5 (cinco) dias consecutivos, sem justificativa aceita pela CONTRATANTE; D) por razões de natureza técnica e/ou financeira, caso fortuito ou força maior que impeçam a continuidade dos serviços; E) dissolução total, falência, requerida ou decretada, requerimento ou concessão de pedido de recuperação judicial de qualquer das partes; F) alteração do controle acionário ou da finalidade ou estrutura da empresa CONTRATADA, que interfira ou venha a interferir, direta ou indiretamente, no regular cumprimento do presente Contrato e seus anexos.</w:t>
      </w:r>
    </w:p>
    <w:p>
      <w:pPr>
        <w:spacing w:after="120" w:line="276"/>
        <w:jc w:val="both"/>
      </w:pPr>
      <w:r>
        <w:rPr>
          <w:rFonts w:ascii="Arial" w:cs="Arial" w:eastAsia="Arial" w:hAnsi="Arial"/>
          <w:sz w:val="24"/>
          <w:szCs w:val="24"/>
        </w:rPr>
        <w:t xml:space="preserve">11.3. Fica ajustado que a CONTRATADA renunciará expressamente ao direito de retenção dos documentos de propriedade da CONTRATANTE a partir da comunicação da rescisão, ainda que a mesma julgue insuficiente o motivo invocado para a rescisão.</w:t>
      </w:r>
    </w:p>
    <w:p>
      <w:pPr>
        <w:spacing w:before="240" w:after="120"/>
        <w:jc w:val="left"/>
      </w:pPr>
      <w:r>
        <w:rPr>
          <w:rFonts w:ascii="Arial" w:cs="Arial" w:eastAsia="Arial" w:hAnsi="Arial"/>
          <w:b/>
          <w:bCs/>
          <w:sz w:val="24"/>
          <w:szCs w:val="24"/>
        </w:rPr>
        <w:t xml:space="preserve">CLÁUSULA DÉCIMA SEGUNDA - DADOS CONFIDENCIAIS</w:t>
      </w:r>
    </w:p>
    <w:p>
      <w:pPr>
        <w:spacing w:after="120" w:line="276"/>
        <w:jc w:val="both"/>
      </w:pPr>
      <w:r>
        <w:rPr>
          <w:rFonts w:ascii="Arial" w:cs="Arial" w:eastAsia="Arial" w:hAnsi="Arial"/>
          <w:sz w:val="24"/>
          <w:szCs w:val="24"/>
        </w:rPr>
        <w:t xml:space="preserve">12.1. Cada Parte reconhece que terá acesso a determinadas informações confidenciais da outra Parte (incluindo coligadas da outra Parte) relacionadas aos negócios, planos, clientes, tecnologia, produtos e outras informações confidenciais da outra Parte ("Informações Confidenciais"). As Informações Confidenciais incluirão todas as informações na forma tangível ou intangível que sejam identificadas ou designadas como confidenciais ou que, de acordo com as circunstâncias de sua divulgação, deveriam ser consideradas confidenciais. As Informações Confidenciais também incluirão, entre outros, os termos e as condições do presente Contrato bem como a tecnologia de propriedade da CONTRATANTE, incluindo ferramentas de software, design de hardware, algoritmos, software (nos formatos de fonte e objeto), design de interface do usuário, arquitetura, bibliotecas de classe, objetos e documentação (tanto impressos quanto eletrônicos), design de rede de trabalho, know-how, segredos comerciais e quaisquer direitos de propriedade intelectual relativos em outros países (sejam estes detidos pela ou licenciados à CONTRATANTE por terceiro) e também incluirão quaisquer derivativos, melhorias, acréscimos ou extensões da referida tecnologia de propriedade concebida, reduzida à prática, ou desenvolvida durante a vigência do presente Contrato por qualquer das Partes que não seja exclusivamente aplicável à CONTRATADA ou que tenha aplicabilidade geral no estado da arte.</w:t>
      </w:r>
    </w:p>
    <w:p>
      <w:pPr>
        <w:spacing w:after="120" w:line="276"/>
        <w:jc w:val="both"/>
      </w:pPr>
      <w:r>
        <w:rPr>
          <w:rFonts w:ascii="Arial" w:cs="Arial" w:eastAsia="Arial" w:hAnsi="Arial"/>
          <w:sz w:val="24"/>
          <w:szCs w:val="24"/>
        </w:rPr>
        <w:t xml:space="preserve">12.2. Cada Parte concorda que não usará, de qualquer forma, em proveito próprio ou de terceiro, salvo se expressamente permitido, ou necessário para alcançar os propósitos do presente Contrato, nem divulgará a qualquer terceiro (salvo se exigido por lei, regulamentação, norma de mercado de capitais ou advogados, contadores e outros consultores daquela Parte conforme razoavelmente necessário) quaisquer Informações Confidenciais da outra Parte e tomará as precauções razoáveis para proteger a confidencialidade das referidas informações, ao menos com a mesma diligência que ela toma para proteger suas próprias Informações Confidenciais.</w:t>
      </w:r>
    </w:p>
    <w:p>
      <w:pPr>
        <w:spacing w:after="120" w:line="276"/>
        <w:jc w:val="both"/>
      </w:pPr>
      <w:r>
        <w:rPr>
          <w:rFonts w:ascii="Arial" w:cs="Arial" w:eastAsia="Arial" w:hAnsi="Arial"/>
          <w:sz w:val="24"/>
          <w:szCs w:val="24"/>
        </w:rPr>
        <w:t xml:space="preserve">12.3. Exceções. As informações não serão consideradas Informações Confidenciais, de acordo com o presente, caso a referida informação: (i) seja conhecida da Parte que a recebeu antes do recebimento da Parte que a divulgou, direta ou indiretamente, de fonte outra que não tenha obrigação de confidencialidade com a Parte divulgadora, (ii) se torne conhecida (independentemente de divulgação pela Parte divulgadora) pela Parte recebedora, direta ou indiretamente, de fonte outra que não tenha obrigação de confidencialidade com a Parte divulgadora, (iii) se torne de conhecimento público, ou de outra forma, deixe de ser secreta ou sigilosa, salvo se por violação do presente Contrato pela Parte recebedora, ou (iv) seja independentemente desenvolvida pela Parte recebedora. A Parte recebedora pode divulgar as Informações Confidenciais em conformidade com as exigências de um órgão governamental ou por exigência legal, desde que ela dê à Parte divulgadora notificação prévia por escrito suficiente para permitir que a Parte divulgadora conteste a referida divulgação. A CONTRATANTE pode divulgar os termos do presente Contrato a seus financiadores ou investidores (reais e potenciais).</w:t>
      </w:r>
    </w:p>
    <w:p>
      <w:pPr>
        <w:spacing w:after="120" w:line="276"/>
        <w:jc w:val="both"/>
      </w:pPr>
      <w:r>
        <w:rPr>
          <w:rFonts w:ascii="Arial" w:cs="Arial" w:eastAsia="Arial" w:hAnsi="Arial"/>
          <w:sz w:val="24"/>
          <w:szCs w:val="24"/>
        </w:rPr>
        <w:t xml:space="preserve">12.4. As INFORMAÇÕES serão utilizadas pelas Partes exclusivamente na execução das atividades no âmbito deste instrumento.</w:t>
      </w:r>
    </w:p>
    <w:p>
      <w:pPr>
        <w:spacing w:after="120" w:line="276"/>
        <w:jc w:val="both"/>
      </w:pPr>
      <w:r>
        <w:rPr>
          <w:rFonts w:ascii="Arial" w:cs="Arial" w:eastAsia="Arial" w:hAnsi="Arial"/>
          <w:sz w:val="24"/>
          <w:szCs w:val="24"/>
        </w:rPr>
        <w:t xml:space="preserve">12.5. A CONTRATADA não poderá fazer cópias das INFORMAÇÕES além daquelas estritamente necessárias à realização das atividades previstas neste instrumento.</w:t>
      </w:r>
    </w:p>
    <w:p>
      <w:pPr>
        <w:spacing w:after="120" w:line="276"/>
        <w:jc w:val="both"/>
      </w:pPr>
      <w:r>
        <w:rPr>
          <w:rFonts w:ascii="Arial" w:cs="Arial" w:eastAsia="Arial" w:hAnsi="Arial"/>
          <w:sz w:val="24"/>
          <w:szCs w:val="24"/>
        </w:rPr>
        <w:t xml:space="preserve">12.6. Imediatamente após o encerramento formal das atividades destacadas neste instrumento, a CONTRATADA deverá devolver à CONTRATANTE todas as INFORMAÇÕES por esta transmitidas, ou certificá-la acerca da destruição total das mesmas, no prazo máximo de 48 (quarenta e oito) horas após solicitação expressa da CONTRATANTE.</w:t>
      </w:r>
    </w:p>
    <w:p>
      <w:pPr>
        <w:spacing w:after="120" w:line="276"/>
        <w:jc w:val="both"/>
      </w:pPr>
      <w:ins w:id="112" w:author="Claude" w:date="2026-03-25T22:00:00Z">
        <w:commentRangeStart w:id="1"/>
        <w:r>
          <w:rPr>
            <w:rFonts w:ascii="Arial" w:cs="Arial" w:eastAsia="Arial" w:hAnsi="Arial"/>
            <w:sz w:val="24"/>
            <w:szCs w:val="24"/>
          </w:rPr>
          <w:t xml:space="preserve">12.7. PROPRIEDADE DOS DADOS E PORTABILIDADE: Todos os dados, configurações, scripts, backups e quaisquer outputs gerados nos equipamentos locados durante a vigência deste Contrato são de propriedade exclusiva da CONTRATANTE. Ao encerramento do contrato ou quando solicitado, a CONTRATADA deverá fornecer, sem custo adicional e em formato padrão e aberto, todos os dados, configurações e backups no prazo máximo de 15 (quinze) dias, garantindo a plena portabilidade e continuidade operacional da CONTRATANTE.</w:t>
        </w:r>
        <w:commentRangeEnd w:id="1"/>
        <w:r>
          <w:rPr>
            <w:rStyle w:val="CommentReference"/>
          </w:rPr>
          <w:commentReference w:id="1"/>
        </w:r>
      </w:ins>
    </w:p>
    <w:p>
      <w:pPr>
        <w:spacing w:before="240" w:after="120"/>
        <w:jc w:val="left"/>
      </w:pPr>
      <w:r>
        <w:rPr>
          <w:rFonts w:ascii="Arial" w:cs="Arial" w:eastAsia="Arial" w:hAnsi="Arial"/>
          <w:b/>
          <w:bCs/>
          <w:sz w:val="24"/>
          <w:szCs w:val="24"/>
        </w:rPr>
        <w:t xml:space="preserve">CLÁUSULA DÉCIMA TERCEIRA - RESPONSABILIDADE TRABALHISTA</w:t>
      </w:r>
    </w:p>
    <w:p>
      <w:pPr>
        <w:spacing w:after="120" w:line="276"/>
        <w:jc w:val="both"/>
      </w:pPr>
      <w:r>
        <w:rPr>
          <w:rFonts w:ascii="Arial" w:cs="Arial" w:eastAsia="Arial" w:hAnsi="Arial"/>
          <w:sz w:val="24"/>
          <w:szCs w:val="24"/>
        </w:rPr>
        <w:t xml:space="preserve">13.1. As Partes concordam que, sendo a CONTRATADA a única e exclusiva responsável pela prestação dos serviços, responderá integralmente por todos os encargos trabalhistas e previdenciários, impostos, seguros, indenizações e todos os outros dispêndios ocasionados pelo vínculo empregatício, por ela mantida com seus empregados e demais contratados e sub-contratados seus que prestem serviços à CONTRATANTE, por constituírem ônus exclusivamente da CONTRATADA.</w:t>
      </w:r>
    </w:p>
    <w:p>
      <w:pPr>
        <w:spacing w:after="120" w:line="276"/>
        <w:jc w:val="both"/>
      </w:pPr>
      <w:r>
        <w:rPr>
          <w:rFonts w:ascii="Arial" w:cs="Arial" w:eastAsia="Arial" w:hAnsi="Arial"/>
          <w:sz w:val="24"/>
          <w:szCs w:val="24"/>
        </w:rPr>
        <w:t xml:space="preserve">13.2. A CONTRATADA assumirá o polo passivo em qualquer demanda judicial trabalhista, proposta por seus empregados e/ou subcontratados, oriunda direta ou indiretamente do presente Contrato, isentando a CONTRATANTE e/ou seus Clientes de qualquer responsabilidade na lide e ressarcindo prontamente todas e quaisquer despesas incorridas pela CONTRATANTE com honorários advocatícios, custas processuais, indenizações, etc. Se a CONTRATANTE e/ou seus Clientes não for(em) excluído(s) da lide, a CONTRATANTE reterá o equivalente a 35% (trinta e cinco por cento) do pagamento mensal por igual período ao do atraso verificado na exclusão do processo.</w:t>
      </w:r>
    </w:p>
    <w:p>
      <w:pPr>
        <w:spacing w:after="120" w:line="276"/>
        <w:jc w:val="both"/>
      </w:pPr>
      <w:r>
        <w:rPr>
          <w:rFonts w:ascii="Arial" w:cs="Arial" w:eastAsia="Arial" w:hAnsi="Arial"/>
          <w:sz w:val="24"/>
          <w:szCs w:val="24"/>
        </w:rPr>
        <w:t xml:space="preserve">13.3. É facultado à CONTRATANTE, com expressa autorização desde já concedida pela CONTRATADA, reter os pagamentos, a partir do momento em que tome conhecimento de reclamação trabalhista, na qual é parte, ajuizada em razão de contrato mantido com a CONTRATADA.</w:t>
      </w:r>
    </w:p>
    <w:p>
      <w:pPr>
        <w:spacing w:after="120" w:line="276"/>
        <w:jc w:val="both"/>
      </w:pPr>
      <w:r>
        <w:rPr>
          <w:rFonts w:ascii="Arial" w:cs="Arial" w:eastAsia="Arial" w:hAnsi="Arial"/>
          <w:sz w:val="24"/>
          <w:szCs w:val="24"/>
        </w:rPr>
        <w:t xml:space="preserve">13.4. Na hipótese de condenação judicial da CONTRATANTE, relativamente ao serviço objeto do presente Contrato, ainda que parcial ou em primeira instância e ainda que pendente decisão em grau de recurso, obriga-se a CONTRATADA, no caso de não ter sido exercida a faculdade prevista no item anterior ou ultrapassando o valor anteriormente retido, a ressarci-la, pelo montante global que venha a despender, no prazo de 72 (setenta e duas) horas, a contar do recebimento de carta postal indicando o valor devido, incluindo o principal e todas as parcelas acessórias ou decorrentes, inclusive, de honorários, multas, custas e despesas processuais.</w:t>
      </w:r>
    </w:p>
    <w:p>
      <w:pPr>
        <w:spacing w:after="120" w:line="276"/>
        <w:jc w:val="both"/>
      </w:pPr>
      <w:r>
        <w:rPr>
          <w:rFonts w:ascii="Arial" w:cs="Arial" w:eastAsia="Arial" w:hAnsi="Arial"/>
          <w:sz w:val="24"/>
          <w:szCs w:val="24"/>
        </w:rPr>
        <w:t xml:space="preserve">13.5. Não sendo efetuado o ressarcimento previsto nos itens acima mencionados, a CONTRATADA autoriza expressamente a CONTRATANTE a deduzir o valor da condenação, antecipadamente, dos pagamentos que lhe sejam devidos em decorrência dos serviços prestados.</w:t>
      </w:r>
    </w:p>
    <w:p>
      <w:pPr>
        <w:spacing w:after="120" w:line="276"/>
        <w:jc w:val="both"/>
      </w:pPr>
      <w:r>
        <w:rPr>
          <w:rFonts w:ascii="Arial" w:cs="Arial" w:eastAsia="Arial" w:hAnsi="Arial"/>
          <w:sz w:val="24"/>
          <w:szCs w:val="24"/>
        </w:rPr>
        <w:t xml:space="preserve">13.6. Caso as retenções não atinjam o valor da condenação, à CONTRATANTE será facultado promover a execução judicial do débito.</w:t>
      </w:r>
    </w:p>
    <w:p>
      <w:pPr>
        <w:spacing w:after="120" w:line="276"/>
        <w:jc w:val="both"/>
      </w:pPr>
      <w:r>
        <w:rPr>
          <w:rFonts w:ascii="Arial" w:cs="Arial" w:eastAsia="Arial" w:hAnsi="Arial"/>
          <w:sz w:val="24"/>
          <w:szCs w:val="24"/>
        </w:rPr>
        <w:t xml:space="preserve">13.7. Responderá a CONTRATADA, integralmente, pelos atos, comissivos ou omissivos, praticados por seus sócios, administradores, representantes, assessores, empregados, contratados ou prepostos e quaisquer outros agentes que com ele mantenham relação, envolvidos na prestação dos Serviços, que causem prejuízos à CONTRATANTE ou a terceiros.</w:t>
      </w:r>
    </w:p>
    <w:p>
      <w:pPr>
        <w:spacing w:after="120" w:line="276"/>
        <w:jc w:val="both"/>
      </w:pPr>
      <w:r>
        <w:rPr>
          <w:rFonts w:ascii="Arial" w:cs="Arial" w:eastAsia="Arial" w:hAnsi="Arial"/>
          <w:sz w:val="24"/>
          <w:szCs w:val="24"/>
        </w:rPr>
        <w:t xml:space="preserve">13.8. Sem prejuízo de outras responsabilidades legalmente previstas e daquelas previstas no presente instrumento, a CONTRATADA arcará, ainda, por sua conta exclusiva, com as consequências de: (i) negligência, imperícia, imprudência, atos ilícitos, furto, roubo, perda, avaria de materiais ou equipamentos por parte dos profissionais envolvidos na prestação dos Serviços; e (ii) acidentes de qualquer natureza com os profissionais envolvidos na prestação dos Serviços ou com terceiros.</w:t>
      </w:r>
    </w:p>
    <w:p>
      <w:pPr>
        <w:spacing w:after="120" w:line="276"/>
        <w:jc w:val="both"/>
      </w:pPr>
      <w:r>
        <w:rPr>
          <w:rFonts w:ascii="Arial" w:cs="Arial" w:eastAsia="Arial" w:hAnsi="Arial"/>
          <w:sz w:val="24"/>
          <w:szCs w:val="24"/>
        </w:rPr>
        <w:t xml:space="preserve">13.9. A CONTRATADA assumirá, ainda, toda a responsabilidade pelo pagamento das despesas decorrentes das hipóteses acima previstas, abrangendo danos materiais e morais, danos emergentes, diretos e indiretos.</w:t>
      </w:r>
    </w:p>
    <w:p>
      <w:pPr>
        <w:spacing w:after="120" w:line="276"/>
        <w:jc w:val="both"/>
      </w:pPr>
      <w:r>
        <w:rPr>
          <w:rFonts w:ascii="Arial" w:cs="Arial" w:eastAsia="Arial" w:hAnsi="Arial"/>
          <w:sz w:val="24"/>
          <w:szCs w:val="24"/>
        </w:rPr>
        <w:t xml:space="preserve">13.10. A CONTRATADA responderá civil e criminalmente, perante terceiros inclusive, por quaisquer perdas e danos e lucros cessantes, ocasionadas por imperícia, negligência ou imprudência, de seus empregados e/ou sub-contratados.</w:t>
      </w:r>
    </w:p>
    <w:p>
      <w:pPr>
        <w:spacing w:before="240" w:after="120"/>
        <w:jc w:val="left"/>
      </w:pPr>
      <w:r>
        <w:rPr>
          <w:rFonts w:ascii="Arial" w:cs="Arial" w:eastAsia="Arial" w:hAnsi="Arial"/>
          <w:b/>
          <w:bCs/>
          <w:sz w:val="24"/>
          <w:szCs w:val="24"/>
        </w:rPr>
        <w:t xml:space="preserve">CLÁUSULA DÉCIMA QUARTA - DECLARAÇÃO</w:t>
      </w:r>
    </w:p>
    <w:p>
      <w:pPr>
        <w:spacing w:after="120" w:line="276"/>
        <w:jc w:val="both"/>
      </w:pPr>
      <w:r>
        <w:rPr>
          <w:rFonts w:ascii="Arial" w:cs="Arial" w:eastAsia="Arial" w:hAnsi="Arial"/>
          <w:sz w:val="24"/>
          <w:szCs w:val="24"/>
        </w:rPr>
        <w:t xml:space="preserve">14.1. As partes individualmente declaram que: a) os signatários deste Contrato têm todos os poderes necessários para a celebração do mesmo; b) A celebração deste Contrato, bem como a realização de quaisquer atos por ele requeridos, não viola dispositivos de qualquer documento constitutivo, decreto ou outro documento relativo às partes; e a celebração deste Contrato, bem como a realização de quaisquer atos por ele requeridos, foram devidamente autorizados de acordo com todos os atos societários das partes.</w:t>
      </w:r>
    </w:p>
    <w:p>
      <w:pPr>
        <w:spacing w:before="240" w:after="120"/>
        <w:jc w:val="left"/>
      </w:pPr>
      <w:r>
        <w:rPr>
          <w:rFonts w:ascii="Arial" w:cs="Arial" w:eastAsia="Arial" w:hAnsi="Arial"/>
          <w:b/>
          <w:bCs/>
          <w:sz w:val="24"/>
          <w:szCs w:val="24"/>
        </w:rPr>
        <w:t xml:space="preserve">CLÁUSULA DÉCIMA QUINTA - DISPOSIÇÕES GERAIS</w:t>
      </w:r>
    </w:p>
    <w:p>
      <w:pPr>
        <w:spacing w:after="120" w:line="276"/>
        <w:jc w:val="both"/>
      </w:pPr>
      <w:r>
        <w:rPr>
          <w:rFonts w:ascii="Arial" w:cs="Arial" w:eastAsia="Arial" w:hAnsi="Arial"/>
          <w:sz w:val="24"/>
          <w:szCs w:val="24"/>
        </w:rPr>
        <w:t xml:space="preserve">15.1. Cada Parte declara que tem poder e autoridade para assinar, entregar e cumprir o presente Contrato e que a referida assinatura, entrega e o cumprimento não violarão, conflitarão ou resultarão em violação ou rescisão de quaisquer disposições ou constituirão uma negligência, de qualquer Contrato social, estatuto, locação, Contrato ou outro acordo ou instrumento no qual possa ser Parte ou pelo qual possa estar obrigada.</w:t>
      </w:r>
    </w:p>
    <w:p>
      <w:pPr>
        <w:spacing w:after="120" w:line="276"/>
        <w:jc w:val="both"/>
      </w:pPr>
      <w:r>
        <w:rPr>
          <w:rFonts w:ascii="Arial" w:cs="Arial" w:eastAsia="Arial" w:hAnsi="Arial"/>
          <w:sz w:val="24"/>
          <w:szCs w:val="24"/>
        </w:rPr>
        <w:t xml:space="preserve">15.2. O presente Contrato, seus Anexos são os únicos instrumentos legais e reguladores dos serviços contratados, substituindo todo e qualquer documento anterior trocado entre as partes acerca dos mesmos serviços e somente poderá ser aditado mediante instrumento firmado por escrito pelas Partes.</w:t>
      </w:r>
    </w:p>
    <w:p>
      <w:pPr>
        <w:spacing w:after="120" w:line="276"/>
        <w:jc w:val="both"/>
      </w:pPr>
      <w:r>
        <w:rPr>
          <w:rFonts w:ascii="Arial" w:cs="Arial" w:eastAsia="Arial" w:hAnsi="Arial"/>
          <w:sz w:val="24"/>
          <w:szCs w:val="24"/>
        </w:rPr>
        <w:t xml:space="preserve">15.3. A CONTRATADA não poderá ceder ou transferir os direitos e as obrigações previstas neste Contrato e/ou nos Anexos, sem prévia e expressa anuência da outra parte.</w:t>
      </w:r>
    </w:p>
    <w:p>
      <w:pPr>
        <w:spacing w:after="120" w:line="276"/>
        <w:jc w:val="both"/>
      </w:pPr>
      <w:r>
        <w:rPr>
          <w:rFonts w:ascii="Arial" w:cs="Arial" w:eastAsia="Arial" w:hAnsi="Arial"/>
          <w:sz w:val="24"/>
          <w:szCs w:val="24"/>
        </w:rPr>
        <w:t xml:space="preserve">15.4. Se qualquer disposição do presente Contrato for considerada nula, ilegal ou inexequível nos termos da legislação pertinente, a disposição em questão será ineficaz tão somente na medida da nulidade, ilegalidade ou inexequibilidade daquela disposição, e não afetará quaisquer outras disposições aqui contidas.</w:t>
      </w:r>
    </w:p>
    <w:p>
      <w:pPr>
        <w:spacing w:after="120" w:line="276"/>
        <w:jc w:val="both"/>
      </w:pPr>
      <w:r>
        <w:rPr>
          <w:rFonts w:ascii="Arial" w:cs="Arial" w:eastAsia="Arial" w:hAnsi="Arial"/>
          <w:sz w:val="24"/>
          <w:szCs w:val="24"/>
        </w:rPr>
        <w:t xml:space="preserve">15.5. As partes concordam que nenhuma alteração do presente Contrato e/ou dos Anexos, ou ausência no exercício dos direitos aqui previstos por qualquer das partes, será havida por novação de qualquer obrigação ou disposições aqui contidas, salvo se de outra forma estabelecido pelas partes.</w:t>
      </w:r>
    </w:p>
    <w:p>
      <w:pPr>
        <w:spacing w:after="120" w:line="276"/>
        <w:jc w:val="both"/>
      </w:pPr>
      <w:r>
        <w:rPr>
          <w:rFonts w:ascii="Arial" w:cs="Arial" w:eastAsia="Arial" w:hAnsi="Arial"/>
          <w:sz w:val="24"/>
          <w:szCs w:val="24"/>
        </w:rPr>
        <w:t xml:space="preserve">15.6. Fazendo-se necessário qualquer re-trabalho, a CONTRATADA assumirá o ônus relativo aos recursos e materiais empregados, e, caso deixe de realizá-los, a CONTRATANTE executará tais atividades por meio de terceiros, às expensas da CONTRATADA.</w:t>
      </w:r>
    </w:p>
    <w:p>
      <w:pPr>
        <w:spacing w:before="240" w:after="120"/>
        <w:jc w:val="left"/>
      </w:pPr>
      <w:r>
        <w:rPr>
          <w:rFonts w:ascii="Arial" w:cs="Arial" w:eastAsia="Arial" w:hAnsi="Arial"/>
          <w:b/>
          <w:bCs/>
          <w:sz w:val="24"/>
          <w:szCs w:val="24"/>
        </w:rPr>
        <w:t xml:space="preserve">CLÁUSULA DÉCIMA SEXTA - FORO</w:t>
      </w:r>
    </w:p>
    <w:p>
      <w:pPr>
        <w:spacing w:after="120" w:line="276"/>
        <w:jc w:val="both"/>
      </w:pPr>
      <w:commentRangeStart w:id="6"/>
      <w:r>
        <w:rPr>
          <w:rFonts w:ascii="Arial" w:cs="Arial" w:eastAsia="Arial" w:hAnsi="Arial"/>
          <w:sz w:val="24"/>
          <w:szCs w:val="24"/>
        </w:rPr>
        <w:t xml:space="preserve">16.1. Este Contrato será regido e interpretado de acordo com as Leis do Brasil. As partes elegem o foro da Comarca de </w:t>
      </w:r>
      <w:commentRangeEnd w:id="6"/>
      <w:r>
        <w:rPr>
          <w:rStyle w:val="CommentReference"/>
        </w:rPr>
        <w:commentReference w:id="6"/>
      </w:r>
      <w:del w:id="109" w:author="Claude" w:date="2026-03-25T22:00:00Z">
        <w:r>
          <w:delText xml:space="preserve">São Paulo, Estado de São Paulo</w:delText>
        </w:r>
      </w:del>
      <w:ins w:id="110" w:author="Claude" w:date="2026-03-25T22:00:00Z">
        <w:r>
          <w:t xml:space="preserve">Goiânia, Estado de Goiás</w:t>
        </w:r>
      </w:ins>
      <w:r>
        <w:t xml:space="preserve">, para dirimir quaisquer dúvidas decorrentes deste Contrato.</w:t>
      </w:r>
    </w:p>
    <w:p>
      <w:pPr>
        <w:spacing w:before="240" w:after="120"/>
        <w:jc w:val="left"/>
      </w:pPr>
      <w:r>
        <w:rPr>
          <w:rFonts w:ascii="Arial" w:cs="Arial" w:eastAsia="Arial" w:hAnsi="Arial"/>
          <w:b/>
          <w:bCs/>
          <w:sz w:val="24"/>
          <w:szCs w:val="24"/>
        </w:rPr>
        <w:t xml:space="preserve">CLÁUSULA DÉCIMA SÉTIMA - VIGÊNCIA</w:t>
      </w:r>
    </w:p>
    <w:p>
      <w:pPr>
        <w:spacing w:after="120" w:line="276"/>
        <w:jc w:val="both"/>
      </w:pPr>
      <w:commentRangeStart w:id="0"/>
      <w:r>
        <w:rPr>
          <w:rFonts w:ascii="Arial" w:cs="Arial" w:eastAsia="Arial" w:hAnsi="Arial"/>
          <w:sz w:val="24"/>
          <w:szCs w:val="24"/>
        </w:rPr>
        <w:t xml:space="preserve">17.1. O presente CONTRATO tem início na data de sua assinatura e vigorará pelo prazo de </w:t>
      </w:r>
      <w:commentRangeEnd w:id="0"/>
      <w:r>
        <w:rPr>
          <w:rStyle w:val="CommentReference"/>
        </w:rPr>
        <w:commentReference w:id="0"/>
      </w:r>
      <w:del w:id="100" w:author="Claude" w:date="2026-03-25T22:00:00Z">
        <w:r>
          <w:delText xml:space="preserve">2 (duas) semanas</w:delText>
        </w:r>
      </w:del>
      <w:ins w:id="101" w:author="Claude" w:date="2026-03-25T22:00:00Z">
        <w:r>
          <w:t xml:space="preserve">12 (doze) meses</w:t>
        </w:r>
      </w:ins>
      <w:del w:id="102" w:author="Claude" w:date="2026-03-25T22:00:00Z">
        <w:r>
          <w:delText xml:space="preserve">, podendo ser renovado mediante assinatura de Termo Aditivo.</w:delText>
        </w:r>
      </w:del>
      <w:ins w:id="103" w:author="Claude" w:date="2026-03-25T22:00:00Z">
        <w:r>
          <w:t xml:space="preserve">, renovando-se automaticamente por períodos iguais e sucessivos, salvo comunicação escrita de qualquer das Partes com antecedência mínima de 30 (trinta) dias.</w:t>
        </w:r>
      </w:ins>
    </w:p>
    <w:p>
      <w:pPr>
        <w:spacing w:before="240" w:after="120"/>
        <w:jc w:val="left"/>
      </w:pPr>
      <w:r>
        <w:rPr>
          <w:rFonts w:ascii="Arial" w:cs="Arial" w:eastAsia="Arial" w:hAnsi="Arial"/>
          <w:b/>
          <w:bCs/>
          <w:sz w:val="24"/>
          <w:szCs w:val="24"/>
        </w:rPr>
        <w:t xml:space="preserve">CLÁUSULA DÉCIMA OITAVA - INSTALAÇÃO E FORNECIMENTO DE MATERIAIS</w:t>
      </w:r>
    </w:p>
    <w:p>
      <w:pPr>
        <w:spacing w:after="120" w:line="276"/>
        <w:jc w:val="both"/>
      </w:pPr>
      <w:r>
        <w:rPr>
          <w:rFonts w:ascii="Arial" w:cs="Arial" w:eastAsia="Arial" w:hAnsi="Arial"/>
          <w:sz w:val="24"/>
          <w:szCs w:val="24"/>
        </w:rPr>
        <w:t xml:space="preserve">18.1. A contratada será responsável pela instalação, configuração e toda e qualquer passagem de cabos, conectores e/ou quaisquer fibras óticas, bem como todo o seu fornecimento destes materiais que sejam necessárias para o perfeito funcionamento da solução, sem acréscimo do preço do contrato.</w:t>
      </w:r>
    </w:p>
    <w:p>
      <w:pPr>
        <w:spacing w:before="360" w:after="240"/>
      </w:pPr>
      <w:r>
        <w:rPr>
          <w:rFonts w:ascii="Arial" w:cs="Arial" w:eastAsia="Arial" w:hAnsi="Arial"/>
          <w:sz w:val="24"/>
          <w:szCs w:val="24"/>
        </w:rPr>
        <w:t xml:space="preserve">E por estarem acordadas com os termos e condições retro estipuladas, as Partes subscrevem o presente, em 02 (duas) vias de igual teor e forma, para que produza todos os seus legais efeitos.</w:t>
      </w:r>
    </w:p>
    <w:p>
      <w:pPr>
        <w:spacing w:before="240" w:after="480"/>
      </w:pPr>
      <w:r>
        <w:rPr>
          <w:rFonts w:ascii="Arial" w:cs="Arial" w:eastAsia="Arial" w:hAnsi="Arial"/>
          <w:sz w:val="24"/>
          <w:szCs w:val="24"/>
        </w:rPr>
        <w:t xml:space="preserve">Goiânia, _____ de __________ de 2014.</w:t>
      </w:r>
    </w:p>
    <w:p>
      <w:pPr>
        <w:spacing w:before="240" w:after="120"/>
      </w:pPr>
      <w:r>
        <w:rPr>
          <w:rFonts w:ascii="Arial" w:cs="Arial" w:eastAsia="Arial" w:hAnsi="Arial"/>
          <w:sz w:val="24"/>
          <w:szCs w:val="24"/>
        </w:rPr>
        <w:t xml:space="preserve">MM COMERCIO E LOCAÇÃO DE ELETRO ELETRÔNICOS LTDA</w:t>
      </w:r>
    </w:p>
    <w:p>
      <w:pPr>
        <w:spacing w:after="240"/>
      </w:pPr>
      <w:r>
        <w:rPr>
          <w:rFonts w:ascii="Arial" w:cs="Arial" w:eastAsia="Arial" w:hAnsi="Arial"/>
          <w:sz w:val="24"/>
          <w:szCs w:val="24"/>
        </w:rPr>
        <w:t xml:space="preserve">_________________________________</w:t>
      </w:r>
    </w:p>
    <w:p>
      <w:pPr>
        <w:spacing w:before="240" w:after="120"/>
      </w:pPr>
      <w:r>
        <w:rPr>
          <w:rFonts w:ascii="Arial" w:cs="Arial" w:eastAsia="Arial" w:hAnsi="Arial"/>
          <w:sz w:val="24"/>
          <w:szCs w:val="24"/>
        </w:rPr>
        <w:t xml:space="preserve">CHIP7 DE INFORMÁTICA E ELETRO-ELETRÔNICOS LTDA ME</w:t>
      </w:r>
    </w:p>
    <w:p>
      <w:pPr>
        <w:spacing w:after="240"/>
      </w:pPr>
      <w:r>
        <w:rPr>
          <w:rFonts w:ascii="Arial" w:cs="Arial" w:eastAsia="Arial" w:hAnsi="Arial"/>
          <w:sz w:val="24"/>
          <w:szCs w:val="24"/>
        </w:rPr>
        <w:t xml:space="preserve">_________________________________</w:t>
      </w:r>
    </w:p>
    <w:p>
      <w:pPr>
        <w:spacing w:before="240" w:after="120"/>
        <w:jc w:val="left"/>
      </w:pPr>
      <w:r>
        <w:rPr>
          <w:rFonts w:ascii="Arial" w:cs="Arial" w:eastAsia="Arial" w:hAnsi="Arial"/>
          <w:b/>
          <w:bCs/>
          <w:sz w:val="24"/>
          <w:szCs w:val="24"/>
        </w:rPr>
        <w:t xml:space="preserve">Anexo I – DESCRITIVO DE EQUIPAMENTOS E SERVIÇOS DE MANUTENÇÃO</w:t>
      </w:r>
    </w:p>
    <w:p>
      <w:pPr>
        <w:spacing w:after="120" w:line="276"/>
        <w:jc w:val="both"/>
      </w:pPr>
      <w:r>
        <w:rPr>
          <w:rFonts w:ascii="Arial" w:cs="Arial" w:eastAsia="Arial" w:hAnsi="Arial"/>
          <w:sz w:val="24"/>
          <w:szCs w:val="24"/>
        </w:rPr>
        <w:t xml:space="preserve">CONTRATADA: CHIP7 DE INFORMÁTICA E ELETRO-ELETRÔNICOS LTDA ME</w:t>
      </w:r>
    </w:p>
    <w:p>
      <w:pPr>
        <w:spacing w:after="120" w:line="276"/>
        <w:jc w:val="both"/>
      </w:pPr>
      <w:r>
        <w:rPr>
          <w:rFonts w:ascii="Arial" w:cs="Arial" w:eastAsia="Arial" w:hAnsi="Arial"/>
          <w:sz w:val="24"/>
          <w:szCs w:val="24"/>
        </w:rPr>
        <w:t xml:space="preserve">CONTRATANTE: MM COMERCIO E LOCAÇÃO DE ELETRO ELETRÔNICOS LTDA</w:t>
      </w:r>
    </w:p>
    <w:p>
      <w:pPr>
        <w:spacing w:after="120" w:line="276"/>
        <w:jc w:val="both"/>
      </w:pPr>
      <w:r>
        <w:rPr>
          <w:rFonts w:ascii="Arial" w:cs="Arial" w:eastAsia="Arial" w:hAnsi="Arial"/>
          <w:sz w:val="24"/>
          <w:szCs w:val="24"/>
        </w:rPr>
        <w:t xml:space="preserve">CONTRATO Nº: 09082014 / ANEXO: I</w:t>
      </w:r>
    </w:p>
    <w:p>
      <w:pPr>
        <w:spacing w:after="120" w:line="276"/>
        <w:jc w:val="both"/>
      </w:pPr>
      <w:r>
        <w:rPr>
          <w:rFonts w:ascii="Arial" w:cs="Arial" w:eastAsia="Arial" w:hAnsi="Arial"/>
          <w:sz w:val="24"/>
          <w:szCs w:val="24"/>
        </w:rPr>
        <w:t xml:space="preserve">Item 1: CPU marca IBM Mainframe modelo Z10 BC 2098 – R$ 15.000,00</w:t>
      </w:r>
    </w:p>
    <w:p>
      <w:pPr>
        <w:spacing w:after="120" w:line="276"/>
        <w:jc w:val="both"/>
      </w:pPr>
      <w:r>
        <w:rPr>
          <w:rFonts w:ascii="Arial" w:cs="Arial" w:eastAsia="Arial" w:hAnsi="Arial"/>
          <w:sz w:val="24"/>
          <w:szCs w:val="24"/>
        </w:rPr>
        <w:t xml:space="preserve">Item 2: Storage marca IBM modelo Shark com 3,5 Terabytes – R$ 1.500,00</w:t>
      </w:r>
    </w:p>
    <w:p>
      <w:pPr>
        <w:spacing w:after="120" w:line="276"/>
        <w:jc w:val="both"/>
      </w:pPr>
      <w:r>
        <w:rPr>
          <w:rFonts w:ascii="Arial" w:cs="Arial" w:eastAsia="Arial" w:hAnsi="Arial"/>
          <w:sz w:val="24"/>
          <w:szCs w:val="24"/>
        </w:rPr>
        <w:t xml:space="preserve">Item 3: Servidores marca SUN/Oracle modelos E25 e M5000 – R$ 3.000,00</w:t>
      </w:r>
    </w:p>
    <w:p>
      <w:pPr>
        <w:spacing w:after="120" w:line="276"/>
        <w:jc w:val="both"/>
      </w:pPr>
      <w:r>
        <w:rPr>
          <w:rFonts w:ascii="Arial" w:cs="Arial" w:eastAsia="Arial" w:hAnsi="Arial"/>
          <w:sz w:val="24"/>
          <w:szCs w:val="24"/>
        </w:rPr>
        <w:t xml:space="preserve">Item 4: Servidores marca IBM modelo Power5 570 – 9117 – R$ 4.000,00</w:t>
      </w:r>
    </w:p>
    <w:p>
      <w:pPr>
        <w:spacing w:after="120" w:line="276"/>
        <w:jc w:val="both"/>
      </w:pPr>
      <w:r>
        <w:rPr>
          <w:rFonts w:ascii="Arial" w:cs="Arial" w:eastAsia="Arial" w:hAnsi="Arial"/>
          <w:sz w:val="24"/>
          <w:szCs w:val="24"/>
        </w:rPr>
        <w:t xml:space="preserve">Item 5: Livrarias High-end marca StorageTek/Oracle SL8500 com mais de 2000 cartuchos – R$ 7.000,00</w:t>
      </w:r>
    </w:p>
    <w:p>
      <w:pPr>
        <w:spacing w:after="120" w:line="276"/>
        <w:jc w:val="both"/>
      </w:pPr>
      <w:r>
        <w:rPr>
          <w:rFonts w:ascii="Arial" w:cs="Arial" w:eastAsia="Arial" w:hAnsi="Arial"/>
          <w:sz w:val="24"/>
          <w:szCs w:val="24"/>
        </w:rPr>
        <w:t xml:space="preserve">Item 6: 3 (três) racks para instalação de servidores multimarcas e servidores blades – R$ 200,00</w:t>
      </w:r>
    </w:p>
    <w:p>
      <w:pPr>
        <w:spacing w:after="120" w:line="276"/>
        <w:jc w:val="both"/>
      </w:pPr>
      <w:r>
        <w:rPr>
          <w:rFonts w:ascii="Arial" w:cs="Arial" w:eastAsia="Arial" w:hAnsi="Arial"/>
          <w:sz w:val="24"/>
          <w:szCs w:val="24"/>
        </w:rPr>
        <w:t xml:space="preserve">Item 7: 10 (dez) servidores marca IBM modelo X346 – R$ 1.000,00</w:t>
      </w:r>
    </w:p>
    <w:p>
      <w:pPr>
        <w:spacing w:after="120" w:line="276"/>
        <w:jc w:val="both"/>
      </w:pPr>
      <w:r>
        <w:rPr>
          <w:rFonts w:ascii="Arial" w:cs="Arial" w:eastAsia="Arial" w:hAnsi="Arial"/>
          <w:sz w:val="24"/>
          <w:szCs w:val="24"/>
        </w:rPr>
        <w:t xml:space="preserve">Item 8: 5 (cinco) servidores marca DELL modelo 6850 – R$ 500,00</w:t>
      </w:r>
    </w:p>
    <w:p>
      <w:pPr>
        <w:spacing w:after="120" w:line="276"/>
        <w:jc w:val="both"/>
      </w:pPr>
      <w:r>
        <w:rPr>
          <w:rFonts w:ascii="Arial" w:cs="Arial" w:eastAsia="Arial" w:hAnsi="Arial"/>
          <w:sz w:val="24"/>
          <w:szCs w:val="24"/>
        </w:rPr>
        <w:t xml:space="preserve">Item 9: 5 (cinco) servidores marca DELL modelo 2950 – R$ 600,00</w:t>
      </w:r>
    </w:p>
    <w:p>
      <w:pPr>
        <w:spacing w:after="120" w:line="276"/>
        <w:jc w:val="both"/>
      </w:pPr>
      <w:r>
        <w:rPr>
          <w:rFonts w:ascii="Arial" w:cs="Arial" w:eastAsia="Arial" w:hAnsi="Arial"/>
          <w:sz w:val="24"/>
          <w:szCs w:val="24"/>
        </w:rPr>
        <w:t xml:space="preserve">Item 10: 10 (dez) servidores marca HP modelo DL380 – R$ 1.100,00</w:t>
      </w:r>
    </w:p>
    <w:p>
      <w:pPr>
        <w:spacing w:after="120" w:line="276"/>
        <w:jc w:val="both"/>
      </w:pPr>
      <w:r>
        <w:rPr>
          <w:rFonts w:ascii="Arial" w:cs="Arial" w:eastAsia="Arial" w:hAnsi="Arial"/>
          <w:sz w:val="24"/>
          <w:szCs w:val="24"/>
        </w:rPr>
        <w:t xml:space="preserve">Item 11: 1 (hum) servidor Blade marca HP modelo HS21 com 5 (cinco) lâminas – R$ 1.000,00</w:t>
      </w:r>
    </w:p>
    <w:p>
      <w:pPr>
        <w:spacing w:before="240" w:after="240"/>
      </w:pPr>
      <w:r>
        <w:rPr>
          <w:rFonts w:ascii="Arial" w:cs="Arial" w:eastAsia="Arial" w:hAnsi="Arial"/>
          <w:b/>
          <w:bCs/>
          <w:sz w:val="24"/>
          <w:szCs w:val="24"/>
        </w:rPr>
        <w:t xml:space="preserve">PREÇO TOTAL DA LOCAÇÃO: R$ 34.900,00 (Trinta e quatro mil e novecentos Reais)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3-25T22:25:30Z" w:initials="C">
    <w:p w14:paraId="38445D27" w14:textId="77777777">
      <w:r>
        <w:rPr>
          <w:rStyle w:val="CommentReference"/>
        </w:rPr>
        <w:annotationRef/>
      </w:r>
      <w:r>
        <w:rPr>
          <w:color w:val="000000"/>
          <w:sz w:val="20"/>
          <w:szCs w:val="20"/>
        </w:rPr>
        <w:t>PROBLEMA - PRAZO DE VIGÊNCIA CRÍTICO: O contrato tem prazo de apenas 2 (duas) semanas (Cláusula 17.1), mas não há renovação automática com proteções claras. Qualquer renovação exige Termo Aditivo, o que pode gerar interrupção de serviços. SUGESTÃO: Definir prazo mínimo de 12 meses com renovação automática, salvo aviso prévio de 30 dias, para garantir continuidade operacional e dar tempo hábil para transição.</w:t>
      </w:r>
    </w:p>
  </w:comment>
  <w:comment w:id="1" w:author="Claude" w:date="2026-03-25T22:25:30Z" w:initials="C">
    <w:p w14:paraId="2D6ADA13" w14:textId="77777777">
      <w:r>
        <w:rPr>
          <w:rStyle w:val="CommentReference"/>
        </w:rPr>
        <w:annotationRef/>
      </w:r>
      <w:r>
        <w:rPr>
          <w:color w:val="000000"/>
          <w:sz w:val="20"/>
          <w:szCs w:val="20"/>
        </w:rPr>
        <w:t>PROBLEMA - AUSÊNCIA DE CLÁUSULA DE PROPRIEDADE INTELECTUAL E DADOS: O contrato não garante explicitamente que a CONTRATANTE retém a propriedade de todos os dados, configurações, scripts e qualquer trabalho desenvolvido sobre os equipamentos durante a locação. A Cláusula 12 (Confidencialidade) protege informações mas não define quem é dono dos dados e configurações nos equipamentos. SUGESTÃO: Incluir cláusula explícita declarando que todos os dados, configurações e outputs gerados nos equipamentos locados são de propriedade exclusiva da CONTRATANTE.</w:t>
      </w:r>
    </w:p>
  </w:comment>
  <w:comment w:id="2" w:author="Claude" w:date="2026-03-25T22:25:30Z" w:initials="C">
    <w:p w14:paraId="1D77CCFF" w14:textId="77777777">
      <w:r>
        <w:rPr>
          <w:rStyle w:val="CommentReference"/>
        </w:rPr>
        <w:annotationRef/>
      </w:r>
      <w:r>
        <w:rPr>
          <w:color w:val="000000"/>
          <w:sz w:val="20"/>
          <w:szCs w:val="20"/>
        </w:rPr>
        <w:t>PROBLEMA - MULTA DE SAÍDA DESPROPORCIONAL: A Cláusula 10.2 prevê multa de 3 remunerações mensais por inadimplência, sem distinguir entre infrações graves e menores. Para uma empresa de pequeno porte, isso pode ser financeiramente insuportável. SUGESTÃO: Estabelecer escala proporcional de multas (ex: 1 mês para infrações leves, 3 meses apenas para rescisão imotivada), com período de cura de no mínimo 15 dias antes de aplicar a multa máxima.</w:t>
      </w:r>
    </w:p>
  </w:comment>
  <w:comment w:id="3" w:author="Claude" w:date="2026-03-25T22:25:30Z" w:initials="C">
    <w:p w14:paraId="46761DA6" w14:textId="77777777">
      <w:r>
        <w:rPr>
          <w:rStyle w:val="CommentReference"/>
        </w:rPr>
        <w:annotationRef/>
      </w:r>
      <w:r>
        <w:rPr>
          <w:color w:val="000000"/>
          <w:sz w:val="20"/>
          <w:szCs w:val="20"/>
        </w:rPr>
        <w:t>PROBLEMA - CICLO DE PAGAMENTO EXCESSIVAMENTE LONGO: A Cláusula 7.2 exige que a NF seja emitida com 60 dias de antecedência, criando um ciclo de cobrança de até 120 dias (60 dias + pagamento no dia 15 ou 25). Isso é prejudicial ao fluxo de caixa da CONTRATANTE. SUGESTÃO: Reduzir para emissão de NF com até 5 dias antes do vencimento, pagamento em 15 a 30 dias após recebimento da NF aprovada.</w:t>
      </w:r>
    </w:p>
  </w:comment>
  <w:comment w:id="4" w:author="Claude" w:date="2026-03-25T22:25:30Z" w:initials="C">
    <w:p w14:paraId="150FAE53" w14:textId="77777777">
      <w:r>
        <w:rPr>
          <w:rStyle w:val="CommentReference"/>
        </w:rPr>
        <w:annotationRef/>
      </w:r>
      <w:r>
        <w:rPr>
          <w:color w:val="000000"/>
          <w:sz w:val="20"/>
          <w:szCs w:val="20"/>
        </w:rPr>
        <w:t>RISCO - RETENÇÃO DE PAGAMENTO ABRANGENTE: A Cláusula 7.7 permite reter pagamentos integralmente se houver qualquer pendência fiscal/trabalhista da CONTRATADA, sem limite de tempo nem valor máximo. Isso pode paralisar serviços essenciais. SUGESTÃO: Limitar a retenção a no máximo 20% do valor da NF e por no máximo 60 dias, exigindo que a CONTRATADA resolva a pendência neste prazo ou a rescisão seja acionada.</w:t>
      </w:r>
    </w:p>
  </w:comment>
  <w:comment w:id="5" w:author="Claude" w:date="2026-03-25T22:25:30Z" w:initials="C">
    <w:p w14:paraId="018D88F9" w14:textId="77777777">
      <w:r>
        <w:rPr>
          <w:rStyle w:val="CommentReference"/>
        </w:rPr>
        <w:annotationRef/>
      </w:r>
      <w:r>
        <w:rPr>
          <w:color w:val="000000"/>
          <w:sz w:val="20"/>
          <w:szCs w:val="20"/>
        </w:rPr>
        <w:t>RISCO - RESPONSABILIDADE DE SEGURO UNILATERAL: A Cláusula 6.5 impõe à CONTRATANTE a obrigação de manter seguro pelo valor global dos equipamentos. Em caso de sinistro, a CONTRATANTE fica exposta. SUGESTÃO: Negociar divisão da responsabilidade de seguro ou que a CONTRATADA mantenha seguro para os equipamentos de sua propriedade. Esclarecer o valor exato dos equipamentos e as coberturas mínimas exigidas.</w:t>
      </w:r>
    </w:p>
  </w:comment>
  <w:comment w:id="6" w:author="Claude" w:date="2026-03-25T22:25:30Z" w:initials="C">
    <w:p w14:paraId="20C5E7F5" w14:textId="77777777">
      <w:r>
        <w:rPr>
          <w:rStyle w:val="CommentReference"/>
        </w:rPr>
        <w:annotationRef/>
      </w:r>
      <w:r>
        <w:rPr>
          <w:color w:val="000000"/>
          <w:sz w:val="20"/>
          <w:szCs w:val="20"/>
        </w:rPr>
        <w:t>PROBLEMA - FORO EM SÃO PAULO DESFAVORÁVEL: A Cláusula 16.1 elege São Paulo como foro, mas o contrato é de Goiânia-GO. Para uma empresa de pequeno porte, litigar em São Paulo implica custos significativos de deslocamento e honorários locais. SUGESTÃO: Alterar para o foro da Comarca de Goiânia - GO, onde o contrato é executado, ou ao menos incluir cláusula de arbitragem para disputas de menor valor.</w:t>
      </w:r>
    </w:p>
  </w:comment>
  <w:comment w:id="7" w:author="Claude" w:date="2026-03-25T22:25:30Z" w:initials="C">
    <w:p w14:paraId="304FA08C" w14:textId="77777777">
      <w:r>
        <w:rPr>
          <w:rStyle w:val="CommentReference"/>
        </w:rPr>
        <w:annotationRef/>
      </w:r>
      <w:r>
        <w:rPr>
          <w:color w:val="000000"/>
          <w:sz w:val="20"/>
          <w:szCs w:val="20"/>
        </w:rPr>
        <w:t>SUGESTÃO - INCLUSÃO DE CLÁUSULA DE NÍVEL DE SERVIÇO (SLA): O contrato não define prazos máximos de atendimento para manutenção corretiva (Cláusula 3.1.2), o que pode deixar a CONTRATANTE sem equipamentos críticos por tempo indeterminado. SUGESTÃO: Incluir SLA mínimo: atendimento em até 4 horas para equipamentos críticos, 24 horas para outros, e substituição temporária em até 48 horas se a manutenção ultrapassar 8 horas de indisponibilidade.</w:t>
      </w:r>
    </w:p>
  </w:comment>
  <w:comment w:id="8" w:author="Claude" w:date="2026-03-25T22:25:30Z" w:initials="C">
    <w:p w14:paraId="53A414C5" w14:textId="77777777">
      <w:r>
        <w:rPr>
          <w:rStyle w:val="CommentReference"/>
        </w:rPr>
        <w:annotationRef/>
      </w:r>
      <w:r>
        <w:rPr>
          <w:color w:val="000000"/>
          <w:sz w:val="20"/>
          <w:szCs w:val="20"/>
        </w:rPr>
        <w:t>SUGESTÃO - INCLUIR CLÁUSULA DE PORTABILIDADE DE DADOS: Ao encerrar o contrato, a CONTRATANTE precisa garantir acesso contínuo aos dados e capacidade de migração sem dependência da CONTRATADA. SUGESTÃO: Incluir cláusula exigindo que a CONTRATADA forneça, sem custo adicional e em formato padrão, todos os dados, configurações e backups dentro de 15 dias após solicitação ou encerramento do contrato.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people.xml><?xml version="1.0" encoding="utf-8"?>
<w15:people xmlns:w15="http://schemas.microsoft.com/office/word/2012/wordml"/>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microsoft.com/office/2011/relationships/commentsExtended" Target="commentsExtended.xml"/><Relationship Id="rId8" Type="http://schemas.microsoft.com/office/2018/relationships/commentsExtensible" Target="commentsExtensible.xml"/><Relationship Id="rId9" Type="http://schemas.microsoft.com/office/2016/09/relationships/commentsIds" Target="commentsIds.xml"/><Relationship Id="rId10" Type="http://schemas.microsoft.com/office/2011/relationships/people" Target="peop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2026-03-25T22:24:41.471Z</dcterms:created>
  <dcterms:modified xsi:type="dcterms:W3CDTF">2026-03-25T22:24:41.471Z</dcterms:modified>
</cp:coreProperties>
</file>

<file path=docProps/custom.xml><?xml version="1.0" encoding="utf-8"?>
<Properties xmlns="http://schemas.openxmlformats.org/officeDocument/2006/custom-properties" xmlns:vt="http://schemas.openxmlformats.org/officeDocument/2006/docPropsVTypes"/>
</file>